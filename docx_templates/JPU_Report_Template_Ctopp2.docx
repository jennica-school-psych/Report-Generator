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BFCB4" w14:textId="77777777" w:rsidR="00A92473" w:rsidRDefault="00A92473" w:rsidP="00A92473">
      <w:pPr>
        <w:ind w:left="-720" w:right="-720"/>
        <w:rPr>
          <w:rFonts w:ascii="Cambria" w:eastAsia="Cambria" w:hAnsi="Cambria" w:cs="Cambria"/>
          <w:sz w:val="20"/>
          <w:szCs w:val="20"/>
        </w:rPr>
      </w:pPr>
      <w:r w:rsidRPr="00483899">
        <w:rPr>
          <w:rFonts w:ascii="Cambria" w:eastAsia="Cambria" w:hAnsi="Cambria" w:cs="Cambria"/>
          <w:sz w:val="20"/>
          <w:szCs w:val="20"/>
        </w:rPr>
        <w:t xml:space="preserve">{% if </w:t>
      </w:r>
      <w:r>
        <w:rPr>
          <w:rFonts w:ascii="Cambria" w:eastAsia="Cambria" w:hAnsi="Cambria" w:cs="Cambria"/>
          <w:sz w:val="20"/>
          <w:szCs w:val="20"/>
        </w:rPr>
        <w:t xml:space="preserve">ctopp2_has_scores </w:t>
      </w:r>
      <w:r w:rsidRPr="00483899">
        <w:rPr>
          <w:rFonts w:ascii="Cambria" w:eastAsia="Cambria" w:hAnsi="Cambria" w:cs="Cambria"/>
          <w:sz w:val="20"/>
          <w:szCs w:val="20"/>
        </w:rPr>
        <w:t>%}</w:t>
      </w:r>
      <w:r>
        <w:rPr>
          <w:rFonts w:ascii="Cambria" w:eastAsia="Cambria" w:hAnsi="Cambria" w:cs="Cambria"/>
          <w:sz w:val="20"/>
          <w:szCs w:val="20"/>
        </w:rPr>
        <w:t>CTOPP</w:t>
      </w:r>
    </w:p>
    <w:tbl>
      <w:tblPr>
        <w:tblW w:w="108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2238"/>
        <w:gridCol w:w="2239"/>
        <w:gridCol w:w="2239"/>
        <w:gridCol w:w="2239"/>
      </w:tblGrid>
      <w:tr w:rsidR="00A92473" w14:paraId="1DB4E209" w14:textId="77777777" w:rsidTr="00BE2D38">
        <w:trPr>
          <w:trHeight w:val="288"/>
          <w:jc w:val="center"/>
        </w:trPr>
        <w:tc>
          <w:tcPr>
            <w:tcW w:w="19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vAlign w:val="center"/>
          </w:tcPr>
          <w:p w14:paraId="2ECA5016" w14:textId="77777777" w:rsidR="00A92473" w:rsidRDefault="00A92473"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Subtests </w:t>
            </w:r>
          </w:p>
        </w:tc>
        <w:tc>
          <w:tcPr>
            <w:tcW w:w="8955" w:type="dxa"/>
            <w:gridSpan w:val="4"/>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226F2A42"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Scaled Scores</w:t>
            </w:r>
          </w:p>
        </w:tc>
      </w:tr>
      <w:tr w:rsidR="00A92473" w14:paraId="39498A45" w14:textId="77777777" w:rsidTr="00BE2D38">
        <w:trPr>
          <w:trHeight w:val="288"/>
          <w:jc w:val="center"/>
        </w:trPr>
        <w:tc>
          <w:tcPr>
            <w:tcW w:w="19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3F502A01" w14:textId="77777777" w:rsidR="00A92473" w:rsidRDefault="00A92473"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Elision </w:t>
            </w:r>
          </w:p>
        </w:tc>
        <w:tc>
          <w:tcPr>
            <w:tcW w:w="2238"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1684970" w14:textId="77777777" w:rsidR="00A92473" w:rsidRPr="00564325" w:rsidRDefault="00A92473" w:rsidP="00BE2D38">
            <w:pPr>
              <w:widowControl w:val="0"/>
              <w:spacing w:line="240" w:lineRule="auto"/>
              <w:jc w:val="center"/>
              <w:rPr>
                <w:rFonts w:ascii="Cambria" w:eastAsia="Cambria" w:hAnsi="Cambria" w:cs="Cambria"/>
                <w:sz w:val="20"/>
                <w:szCs w:val="20"/>
                <w:lang w:val="en-US"/>
              </w:rPr>
            </w:pPr>
            <w:r>
              <w:rPr>
                <w:rFonts w:ascii="Cambria" w:eastAsia="Cambria" w:hAnsi="Cambria" w:cs="Cambria"/>
                <w:sz w:val="20"/>
                <w:szCs w:val="20"/>
              </w:rPr>
              <w:t xml:space="preserve"> {{ </w:t>
            </w:r>
            <w:r w:rsidRPr="00564325">
              <w:rPr>
                <w:rFonts w:ascii="Cambria" w:eastAsia="Cambria" w:hAnsi="Cambria" w:cs="Cambria"/>
                <w:sz w:val="20"/>
                <w:szCs w:val="20"/>
                <w:lang w:val="en-US"/>
              </w:rPr>
              <w:t>ctopp2_elision</w:t>
            </w:r>
            <w:r>
              <w:rPr>
                <w:rFonts w:ascii="Cambria" w:eastAsia="Cambria" w:hAnsi="Cambria" w:cs="Cambria"/>
                <w:sz w:val="20"/>
                <w:szCs w:val="20"/>
                <w:lang w:val="en-US"/>
              </w:rPr>
              <w:t xml:space="preserve"> </w:t>
            </w:r>
            <w:r>
              <w:rPr>
                <w:rFonts w:ascii="Cambria" w:eastAsia="Cambria" w:hAnsi="Cambria" w:cs="Cambria"/>
                <w:sz w:val="20"/>
                <w:szCs w:val="20"/>
              </w:rPr>
              <w:t>}}</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18D5FA0C"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63E66637"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18EC38BE" w14:textId="77777777" w:rsidR="00A92473" w:rsidRDefault="00A92473" w:rsidP="00BE2D38">
            <w:pPr>
              <w:widowControl w:val="0"/>
              <w:spacing w:line="240" w:lineRule="auto"/>
              <w:jc w:val="center"/>
              <w:rPr>
                <w:rFonts w:ascii="Cambria" w:eastAsia="Cambria" w:hAnsi="Cambria" w:cs="Cambria"/>
                <w:sz w:val="20"/>
                <w:szCs w:val="20"/>
              </w:rPr>
            </w:pPr>
          </w:p>
        </w:tc>
      </w:tr>
      <w:tr w:rsidR="00A92473" w14:paraId="5B66C4A3" w14:textId="77777777" w:rsidTr="00BE2D38">
        <w:trPr>
          <w:trHeight w:val="288"/>
          <w:jc w:val="center"/>
        </w:trPr>
        <w:tc>
          <w:tcPr>
            <w:tcW w:w="19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554A4A36" w14:textId="77777777" w:rsidR="00A92473" w:rsidRDefault="00A92473"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Blending Words </w:t>
            </w:r>
          </w:p>
        </w:tc>
        <w:tc>
          <w:tcPr>
            <w:tcW w:w="2238"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1E0DEEF5"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r w:rsidRPr="00564325">
              <w:rPr>
                <w:rFonts w:ascii="Cambria" w:eastAsia="Cambria" w:hAnsi="Cambria" w:cs="Cambria"/>
                <w:sz w:val="20"/>
                <w:szCs w:val="20"/>
                <w:lang w:val="en-US"/>
              </w:rPr>
              <w:t>ctopp2_</w:t>
            </w:r>
            <w:r>
              <w:rPr>
                <w:rFonts w:ascii="Cambria" w:eastAsia="Cambria" w:hAnsi="Cambria" w:cs="Cambria"/>
                <w:sz w:val="20"/>
                <w:szCs w:val="20"/>
                <w:lang w:val="en-US"/>
              </w:rPr>
              <w:t xml:space="preserve">bw </w:t>
            </w: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1794F1B7"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809C29C"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397BBF4D" w14:textId="77777777" w:rsidR="00A92473" w:rsidRDefault="00A92473" w:rsidP="00BE2D38">
            <w:pPr>
              <w:widowControl w:val="0"/>
              <w:spacing w:line="240" w:lineRule="auto"/>
              <w:jc w:val="center"/>
              <w:rPr>
                <w:rFonts w:ascii="Cambria" w:eastAsia="Cambria" w:hAnsi="Cambria" w:cs="Cambria"/>
                <w:sz w:val="20"/>
                <w:szCs w:val="20"/>
              </w:rPr>
            </w:pPr>
          </w:p>
        </w:tc>
      </w:tr>
      <w:tr w:rsidR="00A92473" w14:paraId="331BAE14" w14:textId="77777777" w:rsidTr="00BE2D38">
        <w:trPr>
          <w:trHeight w:val="288"/>
          <w:jc w:val="center"/>
        </w:trPr>
        <w:tc>
          <w:tcPr>
            <w:tcW w:w="19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0928EFD" w14:textId="77777777" w:rsidR="00A92473" w:rsidRDefault="00A92473" w:rsidP="00BE2D38">
            <w:pPr>
              <w:widowControl w:val="0"/>
              <w:spacing w:line="240" w:lineRule="auto"/>
              <w:rPr>
                <w:rFonts w:ascii="Cambria" w:eastAsia="Cambria" w:hAnsi="Cambria" w:cs="Cambria"/>
                <w:sz w:val="20"/>
                <w:szCs w:val="20"/>
              </w:rPr>
            </w:pPr>
            <w:r w:rsidRPr="004010D1">
              <w:rPr>
                <w:rFonts w:ascii="Cambria" w:eastAsia="Cambria" w:hAnsi="Cambria" w:cs="Cambria"/>
                <w:sz w:val="20"/>
                <w:szCs w:val="20"/>
              </w:rPr>
              <w:t>{% if</w:t>
            </w:r>
            <w:r>
              <w:rPr>
                <w:rFonts w:ascii="Cambria" w:eastAsia="Cambria" w:hAnsi="Cambria" w:cs="Cambria"/>
                <w:sz w:val="20"/>
                <w:szCs w:val="20"/>
              </w:rPr>
              <w:t xml:space="preserve"> </w:t>
            </w:r>
            <w:r w:rsidRPr="00093A4C">
              <w:rPr>
                <w:rFonts w:ascii="Cambria" w:eastAsia="Cambria" w:hAnsi="Cambria" w:cs="Cambria"/>
                <w:sz w:val="20"/>
                <w:szCs w:val="20"/>
              </w:rPr>
              <w:t xml:space="preserve">student_age_years </w:t>
            </w:r>
            <w:r>
              <w:rPr>
                <w:rFonts w:ascii="Cambria" w:eastAsia="Cambria" w:hAnsi="Cambria" w:cs="Cambria"/>
                <w:sz w:val="20"/>
                <w:szCs w:val="20"/>
              </w:rPr>
              <w:t>&lt;</w:t>
            </w:r>
            <w:r w:rsidRPr="00093A4C">
              <w:rPr>
                <w:rFonts w:ascii="Cambria" w:eastAsia="Cambria" w:hAnsi="Cambria" w:cs="Cambria"/>
                <w:sz w:val="20"/>
                <w:szCs w:val="20"/>
              </w:rPr>
              <w:t xml:space="preserve"> </w:t>
            </w:r>
            <w:r>
              <w:rPr>
                <w:rFonts w:ascii="Cambria" w:eastAsia="Cambria" w:hAnsi="Cambria" w:cs="Cambria"/>
                <w:sz w:val="20"/>
                <w:szCs w:val="20"/>
              </w:rPr>
              <w:t xml:space="preserve">7 </w:t>
            </w:r>
            <w:r w:rsidRPr="004010D1">
              <w:rPr>
                <w:rFonts w:ascii="Cambria" w:eastAsia="Cambria" w:hAnsi="Cambria" w:cs="Cambria"/>
                <w:sz w:val="20"/>
                <w:szCs w:val="20"/>
              </w:rPr>
              <w:t>%}Sound Matching{% elif ctopp2_pi %}Phoneme Isolation{% endif %}</w:t>
            </w:r>
          </w:p>
        </w:tc>
        <w:tc>
          <w:tcPr>
            <w:tcW w:w="2238"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184375B" w14:textId="77777777" w:rsidR="00A92473" w:rsidRDefault="00A92473" w:rsidP="00BE2D38">
            <w:pPr>
              <w:widowControl w:val="0"/>
              <w:spacing w:line="240" w:lineRule="auto"/>
              <w:jc w:val="center"/>
              <w:rPr>
                <w:rFonts w:ascii="Cambria" w:eastAsia="Cambria" w:hAnsi="Cambria" w:cs="Cambria"/>
                <w:sz w:val="20"/>
                <w:szCs w:val="20"/>
              </w:rPr>
            </w:pPr>
            <w:r w:rsidRPr="004010D1">
              <w:rPr>
                <w:rFonts w:ascii="Cambria" w:eastAsia="Cambria" w:hAnsi="Cambria" w:cs="Cambria"/>
                <w:sz w:val="20"/>
                <w:szCs w:val="20"/>
              </w:rPr>
              <w:t xml:space="preserve">{% if </w:t>
            </w:r>
            <w:r w:rsidRPr="00093A4C">
              <w:rPr>
                <w:rFonts w:ascii="Cambria" w:eastAsia="Cambria" w:hAnsi="Cambria" w:cs="Cambria"/>
                <w:sz w:val="20"/>
                <w:szCs w:val="20"/>
              </w:rPr>
              <w:t xml:space="preserve">student_age_years </w:t>
            </w:r>
            <w:r>
              <w:rPr>
                <w:rFonts w:ascii="Cambria" w:eastAsia="Cambria" w:hAnsi="Cambria" w:cs="Cambria"/>
                <w:sz w:val="20"/>
                <w:szCs w:val="20"/>
              </w:rPr>
              <w:t>&lt;</w:t>
            </w:r>
            <w:r w:rsidRPr="00093A4C">
              <w:rPr>
                <w:rFonts w:ascii="Cambria" w:eastAsia="Cambria" w:hAnsi="Cambria" w:cs="Cambria"/>
                <w:sz w:val="20"/>
                <w:szCs w:val="20"/>
              </w:rPr>
              <w:t xml:space="preserve"> </w:t>
            </w:r>
            <w:r>
              <w:rPr>
                <w:rFonts w:ascii="Cambria" w:eastAsia="Cambria" w:hAnsi="Cambria" w:cs="Cambria"/>
                <w:sz w:val="20"/>
                <w:szCs w:val="20"/>
              </w:rPr>
              <w:t xml:space="preserve">7 </w:t>
            </w:r>
            <w:r w:rsidRPr="004010D1">
              <w:rPr>
                <w:rFonts w:ascii="Cambria" w:eastAsia="Cambria" w:hAnsi="Cambria" w:cs="Cambria"/>
                <w:sz w:val="20"/>
                <w:szCs w:val="20"/>
              </w:rPr>
              <w:t>%}{{ ctopp2_sm }}{% elif ctopp2_pi %}{{ ctopp2_pi }}{% endif %}</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84C87C9"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1B01E8D0"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334D2F48" w14:textId="77777777" w:rsidR="00A92473" w:rsidRDefault="00A92473" w:rsidP="00BE2D38">
            <w:pPr>
              <w:widowControl w:val="0"/>
              <w:spacing w:line="240" w:lineRule="auto"/>
              <w:jc w:val="center"/>
              <w:rPr>
                <w:rFonts w:ascii="Cambria" w:eastAsia="Cambria" w:hAnsi="Cambria" w:cs="Cambria"/>
                <w:sz w:val="20"/>
                <w:szCs w:val="20"/>
              </w:rPr>
            </w:pPr>
          </w:p>
        </w:tc>
      </w:tr>
      <w:tr w:rsidR="00A92473" w14:paraId="3E0CC4C5" w14:textId="77777777" w:rsidTr="00BE2D38">
        <w:trPr>
          <w:trHeight w:val="288"/>
          <w:jc w:val="center"/>
        </w:trPr>
        <w:tc>
          <w:tcPr>
            <w:tcW w:w="19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47F215B3" w14:textId="77777777" w:rsidR="00A92473" w:rsidRDefault="00A92473"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Memory for Digits </w:t>
            </w:r>
          </w:p>
        </w:tc>
        <w:tc>
          <w:tcPr>
            <w:tcW w:w="2238"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D37451A"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C62BE74"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 </w:t>
            </w:r>
            <w:r w:rsidRPr="00564325">
              <w:rPr>
                <w:rFonts w:ascii="Cambria" w:eastAsia="Cambria" w:hAnsi="Cambria" w:cs="Cambria"/>
                <w:sz w:val="20"/>
                <w:szCs w:val="20"/>
                <w:lang w:val="en-US"/>
              </w:rPr>
              <w:t>ctopp2_</w:t>
            </w:r>
            <w:r>
              <w:rPr>
                <w:rFonts w:ascii="Cambria" w:eastAsia="Cambria" w:hAnsi="Cambria" w:cs="Cambria"/>
                <w:sz w:val="20"/>
                <w:szCs w:val="20"/>
                <w:lang w:val="en-US"/>
              </w:rPr>
              <w:t xml:space="preserve">md </w:t>
            </w:r>
            <w:r>
              <w:rPr>
                <w:rFonts w:ascii="Cambria" w:eastAsia="Cambria" w:hAnsi="Cambria" w:cs="Cambria"/>
                <w:sz w:val="20"/>
                <w:szCs w:val="20"/>
              </w:rPr>
              <w:t>}}</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333130F9"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1308937" w14:textId="77777777" w:rsidR="00A92473" w:rsidRDefault="00A92473" w:rsidP="00BE2D38">
            <w:pPr>
              <w:widowControl w:val="0"/>
              <w:spacing w:line="240" w:lineRule="auto"/>
              <w:jc w:val="center"/>
              <w:rPr>
                <w:rFonts w:ascii="Cambria" w:eastAsia="Cambria" w:hAnsi="Cambria" w:cs="Cambria"/>
                <w:sz w:val="20"/>
                <w:szCs w:val="20"/>
              </w:rPr>
            </w:pPr>
          </w:p>
        </w:tc>
      </w:tr>
      <w:tr w:rsidR="00A92473" w14:paraId="60B4FEA1" w14:textId="77777777" w:rsidTr="00BE2D38">
        <w:trPr>
          <w:trHeight w:val="288"/>
          <w:jc w:val="center"/>
        </w:trPr>
        <w:tc>
          <w:tcPr>
            <w:tcW w:w="19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0AE57F7B" w14:textId="77777777" w:rsidR="00A92473" w:rsidRDefault="00A92473"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Nonword Repetition </w:t>
            </w:r>
          </w:p>
        </w:tc>
        <w:tc>
          <w:tcPr>
            <w:tcW w:w="2238"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1583C52"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10ED6D3"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 </w:t>
            </w:r>
            <w:r w:rsidRPr="00564325">
              <w:rPr>
                <w:rFonts w:ascii="Cambria" w:eastAsia="Cambria" w:hAnsi="Cambria" w:cs="Cambria"/>
                <w:sz w:val="20"/>
                <w:szCs w:val="20"/>
                <w:lang w:val="en-US"/>
              </w:rPr>
              <w:t>ctopp2_</w:t>
            </w:r>
            <w:r>
              <w:rPr>
                <w:rFonts w:ascii="Cambria" w:eastAsia="Cambria" w:hAnsi="Cambria" w:cs="Cambria"/>
                <w:sz w:val="20"/>
                <w:szCs w:val="20"/>
                <w:lang w:val="en-US"/>
              </w:rPr>
              <w:t xml:space="preserve">nr </w:t>
            </w:r>
            <w:r>
              <w:rPr>
                <w:rFonts w:ascii="Cambria" w:eastAsia="Cambria" w:hAnsi="Cambria" w:cs="Cambria"/>
                <w:sz w:val="20"/>
                <w:szCs w:val="20"/>
              </w:rPr>
              <w:t>}}</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1544FF8"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A8CA579" w14:textId="77777777" w:rsidR="00A92473" w:rsidRDefault="00A92473" w:rsidP="00BE2D38">
            <w:pPr>
              <w:widowControl w:val="0"/>
              <w:spacing w:line="240" w:lineRule="auto"/>
              <w:jc w:val="center"/>
              <w:rPr>
                <w:rFonts w:ascii="Cambria" w:eastAsia="Cambria" w:hAnsi="Cambria" w:cs="Cambria"/>
                <w:sz w:val="20"/>
                <w:szCs w:val="20"/>
              </w:rPr>
            </w:pPr>
          </w:p>
        </w:tc>
      </w:tr>
      <w:tr w:rsidR="00A92473" w14:paraId="212A8CEE" w14:textId="77777777" w:rsidTr="00BE2D38">
        <w:trPr>
          <w:trHeight w:val="288"/>
          <w:jc w:val="center"/>
        </w:trPr>
        <w:tc>
          <w:tcPr>
            <w:tcW w:w="19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1A994101" w14:textId="77777777" w:rsidR="00A92473" w:rsidRDefault="00A92473"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Rapid Digit Naming </w:t>
            </w:r>
          </w:p>
        </w:tc>
        <w:tc>
          <w:tcPr>
            <w:tcW w:w="2238"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045F8707"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FCBCBD7"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857EF11"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 </w:t>
            </w:r>
            <w:r w:rsidRPr="00564325">
              <w:rPr>
                <w:rFonts w:ascii="Cambria" w:eastAsia="Cambria" w:hAnsi="Cambria" w:cs="Cambria"/>
                <w:sz w:val="20"/>
                <w:szCs w:val="20"/>
                <w:lang w:val="en-US"/>
              </w:rPr>
              <w:t>ctopp2_</w:t>
            </w:r>
            <w:r>
              <w:rPr>
                <w:rFonts w:ascii="Cambria" w:eastAsia="Cambria" w:hAnsi="Cambria" w:cs="Cambria"/>
                <w:sz w:val="20"/>
                <w:szCs w:val="20"/>
                <w:lang w:val="en-US"/>
              </w:rPr>
              <w:t xml:space="preserve">rdn </w:t>
            </w:r>
            <w:r>
              <w:rPr>
                <w:rFonts w:ascii="Cambria" w:eastAsia="Cambria" w:hAnsi="Cambria" w:cs="Cambria"/>
                <w:sz w:val="20"/>
                <w:szCs w:val="20"/>
              </w:rPr>
              <w:t>}}</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07B3199" w14:textId="77777777" w:rsidR="00A92473" w:rsidRDefault="00A92473" w:rsidP="00BE2D38">
            <w:pPr>
              <w:widowControl w:val="0"/>
              <w:spacing w:line="240" w:lineRule="auto"/>
              <w:jc w:val="center"/>
              <w:rPr>
                <w:rFonts w:ascii="Cambria" w:eastAsia="Cambria" w:hAnsi="Cambria" w:cs="Cambria"/>
                <w:sz w:val="20"/>
                <w:szCs w:val="20"/>
              </w:rPr>
            </w:pPr>
          </w:p>
        </w:tc>
      </w:tr>
      <w:tr w:rsidR="00A92473" w14:paraId="1CE0878D" w14:textId="77777777" w:rsidTr="00BE2D38">
        <w:trPr>
          <w:trHeight w:val="288"/>
          <w:jc w:val="center"/>
        </w:trPr>
        <w:tc>
          <w:tcPr>
            <w:tcW w:w="19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786D51D6" w14:textId="77777777" w:rsidR="00A92473" w:rsidRDefault="00A92473"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Rapid Letter Naming </w:t>
            </w:r>
          </w:p>
        </w:tc>
        <w:tc>
          <w:tcPr>
            <w:tcW w:w="2238"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14E9749B" w14:textId="77777777" w:rsidR="00A92473" w:rsidRDefault="00A92473" w:rsidP="00BE2D38">
            <w:pPr>
              <w:widowControl w:val="0"/>
              <w:spacing w:line="240" w:lineRule="auto"/>
              <w:jc w:val="center"/>
              <w:rPr>
                <w:rFonts w:ascii="Cambria" w:eastAsia="Cambria" w:hAnsi="Cambria" w:cs="Cambria"/>
                <w:sz w:val="20"/>
                <w:szCs w:val="20"/>
              </w:rPr>
            </w:pP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B2B2D82" w14:textId="77777777" w:rsidR="00A92473" w:rsidRDefault="00A92473" w:rsidP="00BE2D38">
            <w:pPr>
              <w:widowControl w:val="0"/>
              <w:spacing w:line="240" w:lineRule="auto"/>
              <w:jc w:val="center"/>
              <w:rPr>
                <w:rFonts w:ascii="Cambria" w:eastAsia="Cambria" w:hAnsi="Cambria" w:cs="Cambria"/>
                <w:sz w:val="20"/>
                <w:szCs w:val="20"/>
              </w:rPr>
            </w:pP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27DADD8"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r w:rsidRPr="00564325">
              <w:rPr>
                <w:rFonts w:ascii="Cambria" w:eastAsia="Cambria" w:hAnsi="Cambria" w:cs="Cambria"/>
                <w:sz w:val="20"/>
                <w:szCs w:val="20"/>
                <w:lang w:val="en-US"/>
              </w:rPr>
              <w:t>ctopp2_</w:t>
            </w:r>
            <w:r>
              <w:rPr>
                <w:rFonts w:ascii="Cambria" w:eastAsia="Cambria" w:hAnsi="Cambria" w:cs="Cambria"/>
                <w:sz w:val="20"/>
                <w:szCs w:val="20"/>
                <w:lang w:val="en-US"/>
              </w:rPr>
              <w:t xml:space="preserve">rln </w:t>
            </w:r>
            <w:r>
              <w:rPr>
                <w:rFonts w:ascii="Cambria" w:eastAsia="Cambria" w:hAnsi="Cambria" w:cs="Cambria"/>
                <w:sz w:val="20"/>
                <w:szCs w:val="20"/>
              </w:rPr>
              <w:t>}}</w:t>
            </w: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4A82F43C" w14:textId="77777777" w:rsidR="00A92473" w:rsidRDefault="00A92473" w:rsidP="00BE2D38">
            <w:pPr>
              <w:widowControl w:val="0"/>
              <w:spacing w:line="240" w:lineRule="auto"/>
              <w:jc w:val="center"/>
              <w:rPr>
                <w:rFonts w:ascii="Cambria" w:eastAsia="Cambria" w:hAnsi="Cambria" w:cs="Cambria"/>
                <w:sz w:val="20"/>
                <w:szCs w:val="20"/>
              </w:rPr>
            </w:pPr>
          </w:p>
        </w:tc>
      </w:tr>
      <w:tr w:rsidR="00A92473" w14:paraId="73C5E3B8" w14:textId="77777777" w:rsidTr="00BE2D38">
        <w:trPr>
          <w:trHeight w:val="288"/>
          <w:jc w:val="center"/>
        </w:trPr>
        <w:tc>
          <w:tcPr>
            <w:tcW w:w="19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6CBCF952" w14:textId="77777777" w:rsidR="00A92473" w:rsidRDefault="00A92473"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Rapid Color Naming </w:t>
            </w:r>
          </w:p>
        </w:tc>
        <w:tc>
          <w:tcPr>
            <w:tcW w:w="2238"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8B5BB79" w14:textId="77777777" w:rsidR="00A92473" w:rsidRDefault="00A92473" w:rsidP="00BE2D38">
            <w:pPr>
              <w:widowControl w:val="0"/>
              <w:spacing w:line="240" w:lineRule="auto"/>
              <w:jc w:val="center"/>
              <w:rPr>
                <w:rFonts w:ascii="Cambria" w:eastAsia="Cambria" w:hAnsi="Cambria" w:cs="Cambria"/>
                <w:sz w:val="20"/>
                <w:szCs w:val="20"/>
              </w:rPr>
            </w:pP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EE5CE06" w14:textId="77777777" w:rsidR="00A92473" w:rsidRDefault="00A92473" w:rsidP="00BE2D38">
            <w:pPr>
              <w:widowControl w:val="0"/>
              <w:spacing w:line="240" w:lineRule="auto"/>
              <w:jc w:val="center"/>
              <w:rPr>
                <w:rFonts w:ascii="Cambria" w:eastAsia="Cambria" w:hAnsi="Cambria" w:cs="Cambria"/>
                <w:sz w:val="20"/>
                <w:szCs w:val="20"/>
              </w:rPr>
            </w:pP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311D9772" w14:textId="77777777" w:rsidR="00A92473" w:rsidRDefault="00A92473" w:rsidP="00BE2D38">
            <w:pPr>
              <w:widowControl w:val="0"/>
              <w:spacing w:line="240" w:lineRule="auto"/>
              <w:jc w:val="center"/>
              <w:rPr>
                <w:rFonts w:ascii="Cambria" w:eastAsia="Cambria" w:hAnsi="Cambria" w:cs="Cambria"/>
                <w:sz w:val="20"/>
                <w:szCs w:val="20"/>
              </w:rPr>
            </w:pP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747AD08"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r w:rsidRPr="00564325">
              <w:rPr>
                <w:rFonts w:ascii="Cambria" w:eastAsia="Cambria" w:hAnsi="Cambria" w:cs="Cambria"/>
                <w:sz w:val="20"/>
                <w:szCs w:val="20"/>
                <w:lang w:val="en-US"/>
              </w:rPr>
              <w:t>ctopp2_</w:t>
            </w:r>
            <w:r>
              <w:rPr>
                <w:rFonts w:ascii="Cambria" w:eastAsia="Cambria" w:hAnsi="Cambria" w:cs="Cambria"/>
                <w:sz w:val="20"/>
                <w:szCs w:val="20"/>
                <w:lang w:val="en-US"/>
              </w:rPr>
              <w:t xml:space="preserve">rcn </w:t>
            </w:r>
            <w:r>
              <w:rPr>
                <w:rFonts w:ascii="Cambria" w:eastAsia="Cambria" w:hAnsi="Cambria" w:cs="Cambria"/>
                <w:sz w:val="20"/>
                <w:szCs w:val="20"/>
              </w:rPr>
              <w:t>}}</w:t>
            </w:r>
          </w:p>
        </w:tc>
      </w:tr>
      <w:tr w:rsidR="00A92473" w14:paraId="607D3B18" w14:textId="77777777" w:rsidTr="00BE2D38">
        <w:trPr>
          <w:trHeight w:val="288"/>
          <w:jc w:val="center"/>
        </w:trPr>
        <w:tc>
          <w:tcPr>
            <w:tcW w:w="1905"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tcPr>
          <w:p w14:paraId="09BE058E" w14:textId="77777777" w:rsidR="00A92473" w:rsidRDefault="00A92473" w:rsidP="00BE2D38">
            <w:pPr>
              <w:widowControl w:val="0"/>
              <w:spacing w:line="240" w:lineRule="auto"/>
              <w:rPr>
                <w:rFonts w:ascii="Cambria" w:eastAsia="Cambria" w:hAnsi="Cambria" w:cs="Cambria"/>
                <w:sz w:val="20"/>
                <w:szCs w:val="20"/>
              </w:rPr>
            </w:pPr>
            <w:r>
              <w:rPr>
                <w:rFonts w:ascii="Cambria" w:eastAsia="Cambria" w:hAnsi="Cambria" w:cs="Cambria"/>
                <w:sz w:val="20"/>
                <w:szCs w:val="20"/>
              </w:rPr>
              <w:t xml:space="preserve">Rapid Object Naming </w:t>
            </w:r>
          </w:p>
        </w:tc>
        <w:tc>
          <w:tcPr>
            <w:tcW w:w="2238"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59E7C7DD" w14:textId="77777777" w:rsidR="00A92473" w:rsidRDefault="00A92473" w:rsidP="00BE2D38">
            <w:pPr>
              <w:widowControl w:val="0"/>
              <w:spacing w:line="240" w:lineRule="auto"/>
              <w:jc w:val="center"/>
              <w:rPr>
                <w:rFonts w:ascii="Cambria" w:eastAsia="Cambria" w:hAnsi="Cambria" w:cs="Cambria"/>
                <w:sz w:val="20"/>
                <w:szCs w:val="20"/>
              </w:rPr>
            </w:pP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2BEB5ABA" w14:textId="77777777" w:rsidR="00A92473" w:rsidRDefault="00A92473" w:rsidP="00BE2D38">
            <w:pPr>
              <w:widowControl w:val="0"/>
              <w:spacing w:line="240" w:lineRule="auto"/>
              <w:jc w:val="center"/>
              <w:rPr>
                <w:rFonts w:ascii="Cambria" w:eastAsia="Cambria" w:hAnsi="Cambria" w:cs="Cambria"/>
                <w:sz w:val="20"/>
                <w:szCs w:val="20"/>
              </w:rPr>
            </w:pPr>
          </w:p>
        </w:tc>
        <w:tc>
          <w:tcPr>
            <w:tcW w:w="2239" w:type="dxa"/>
            <w:tcBorders>
              <w:top w:val="single" w:sz="4" w:space="0" w:color="999999"/>
              <w:left w:val="single" w:sz="4" w:space="0" w:color="999999"/>
              <w:bottom w:val="single" w:sz="4" w:space="0" w:color="999999"/>
              <w:right w:val="single" w:sz="4" w:space="0" w:color="999999"/>
            </w:tcBorders>
            <w:shd w:val="clear" w:color="auto" w:fill="D9D9D9"/>
            <w:tcMar>
              <w:top w:w="0" w:type="dxa"/>
              <w:left w:w="0" w:type="dxa"/>
              <w:bottom w:w="0" w:type="dxa"/>
              <w:right w:w="0" w:type="dxa"/>
            </w:tcMar>
            <w:vAlign w:val="center"/>
          </w:tcPr>
          <w:p w14:paraId="7F046B8E" w14:textId="77777777" w:rsidR="00A92473" w:rsidRDefault="00A92473" w:rsidP="00BE2D38">
            <w:pPr>
              <w:widowControl w:val="0"/>
              <w:spacing w:line="240" w:lineRule="auto"/>
              <w:jc w:val="center"/>
              <w:rPr>
                <w:rFonts w:ascii="Cambria" w:eastAsia="Cambria" w:hAnsi="Cambria" w:cs="Cambria"/>
                <w:sz w:val="20"/>
                <w:szCs w:val="20"/>
              </w:rPr>
            </w:pP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79F2C8E"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r w:rsidRPr="00564325">
              <w:rPr>
                <w:rFonts w:ascii="Cambria" w:eastAsia="Cambria" w:hAnsi="Cambria" w:cs="Cambria"/>
                <w:sz w:val="20"/>
                <w:szCs w:val="20"/>
                <w:lang w:val="en-US"/>
              </w:rPr>
              <w:t>ctopp2_</w:t>
            </w:r>
            <w:r>
              <w:rPr>
                <w:rFonts w:ascii="Cambria" w:eastAsia="Cambria" w:hAnsi="Cambria" w:cs="Cambria"/>
                <w:sz w:val="20"/>
                <w:szCs w:val="20"/>
                <w:lang w:val="en-US"/>
              </w:rPr>
              <w:t xml:space="preserve">ron </w:t>
            </w:r>
            <w:r>
              <w:rPr>
                <w:rFonts w:ascii="Cambria" w:eastAsia="Cambria" w:hAnsi="Cambria" w:cs="Cambria"/>
                <w:sz w:val="20"/>
                <w:szCs w:val="20"/>
              </w:rPr>
              <w:t>}}</w:t>
            </w:r>
          </w:p>
        </w:tc>
      </w:tr>
      <w:tr w:rsidR="00A92473" w14:paraId="49B094ED" w14:textId="77777777" w:rsidTr="00BE2D38">
        <w:trPr>
          <w:trHeight w:val="288"/>
          <w:jc w:val="center"/>
        </w:trPr>
        <w:tc>
          <w:tcPr>
            <w:tcW w:w="19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3F50FD0F" w14:textId="77777777" w:rsidR="00A92473" w:rsidRDefault="00A92473" w:rsidP="00BE2D38">
            <w:pPr>
              <w:widowControl w:val="0"/>
              <w:spacing w:line="240" w:lineRule="auto"/>
              <w:rPr>
                <w:rFonts w:ascii="Cambria" w:eastAsia="Cambria" w:hAnsi="Cambria" w:cs="Cambria"/>
                <w:sz w:val="20"/>
                <w:szCs w:val="20"/>
              </w:rPr>
            </w:pPr>
          </w:p>
        </w:tc>
        <w:tc>
          <w:tcPr>
            <w:tcW w:w="2238"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2108ED29"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b/>
                <w:sz w:val="20"/>
                <w:szCs w:val="20"/>
              </w:rPr>
              <w:t>Phonological Awareness</w:t>
            </w:r>
          </w:p>
        </w:tc>
        <w:tc>
          <w:tcPr>
            <w:tcW w:w="2239"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6E7F0706"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b/>
                <w:sz w:val="20"/>
                <w:szCs w:val="20"/>
              </w:rPr>
              <w:t>Phonological Memory</w:t>
            </w:r>
          </w:p>
        </w:tc>
        <w:tc>
          <w:tcPr>
            <w:tcW w:w="2239"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1A3D55D0"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b/>
                <w:sz w:val="20"/>
                <w:szCs w:val="20"/>
              </w:rPr>
              <w:t>Rapid Symbolic Naming</w:t>
            </w:r>
          </w:p>
        </w:tc>
        <w:tc>
          <w:tcPr>
            <w:tcW w:w="2239"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3E11BDF1" w14:textId="77777777" w:rsidR="00A92473" w:rsidRDefault="00A92473" w:rsidP="00BE2D38">
            <w:pPr>
              <w:widowControl w:val="0"/>
              <w:spacing w:line="240" w:lineRule="auto"/>
              <w:jc w:val="center"/>
              <w:rPr>
                <w:rFonts w:ascii="Cambria" w:eastAsia="Cambria" w:hAnsi="Cambria" w:cs="Cambria"/>
                <w:b/>
                <w:sz w:val="20"/>
                <w:szCs w:val="20"/>
              </w:rPr>
            </w:pPr>
            <w:r>
              <w:rPr>
                <w:rFonts w:ascii="Cambria" w:eastAsia="Cambria" w:hAnsi="Cambria" w:cs="Cambria"/>
                <w:b/>
                <w:sz w:val="20"/>
                <w:szCs w:val="20"/>
              </w:rPr>
              <w:t>Rapid Non-Symbolic Naming</w:t>
            </w:r>
          </w:p>
        </w:tc>
      </w:tr>
      <w:tr w:rsidR="00A92473" w14:paraId="54F11A61" w14:textId="77777777" w:rsidTr="00BE2D38">
        <w:trPr>
          <w:trHeight w:val="288"/>
          <w:jc w:val="center"/>
        </w:trPr>
        <w:tc>
          <w:tcPr>
            <w:tcW w:w="19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164E21CA" w14:textId="77777777" w:rsidR="00A92473" w:rsidRDefault="00A92473" w:rsidP="00BE2D38">
            <w:pPr>
              <w:widowControl w:val="0"/>
              <w:spacing w:line="240" w:lineRule="auto"/>
              <w:rPr>
                <w:rFonts w:ascii="Cambria" w:eastAsia="Cambria" w:hAnsi="Cambria" w:cs="Cambria"/>
                <w:b/>
                <w:sz w:val="20"/>
                <w:szCs w:val="20"/>
              </w:rPr>
            </w:pPr>
            <w:r>
              <w:rPr>
                <w:rFonts w:ascii="Cambria" w:eastAsia="Cambria" w:hAnsi="Cambria" w:cs="Cambria"/>
                <w:b/>
                <w:sz w:val="20"/>
                <w:szCs w:val="20"/>
              </w:rPr>
              <w:t>Index Score (SS)</w:t>
            </w:r>
          </w:p>
        </w:tc>
        <w:tc>
          <w:tcPr>
            <w:tcW w:w="2238"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E73061E"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r w:rsidRPr="00485B1B">
              <w:rPr>
                <w:rFonts w:ascii="Cambria" w:eastAsia="Cambria" w:hAnsi="Cambria" w:cs="Cambria"/>
                <w:sz w:val="20"/>
                <w:szCs w:val="20"/>
              </w:rPr>
              <w:t>ctopp2_pa_standard_score</w:t>
            </w: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DBE8E88"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r w:rsidRPr="00485B1B">
              <w:rPr>
                <w:rFonts w:ascii="Cambria" w:eastAsia="Cambria" w:hAnsi="Cambria" w:cs="Cambria"/>
                <w:sz w:val="20"/>
                <w:szCs w:val="20"/>
              </w:rPr>
              <w:t>ctopp2_p</w:t>
            </w:r>
            <w:r>
              <w:rPr>
                <w:rFonts w:ascii="Cambria" w:eastAsia="Cambria" w:hAnsi="Cambria" w:cs="Cambria"/>
                <w:sz w:val="20"/>
                <w:szCs w:val="20"/>
              </w:rPr>
              <w:t>m</w:t>
            </w:r>
            <w:r w:rsidRPr="00485B1B">
              <w:rPr>
                <w:rFonts w:ascii="Cambria" w:eastAsia="Cambria" w:hAnsi="Cambria" w:cs="Cambria"/>
                <w:sz w:val="20"/>
                <w:szCs w:val="20"/>
              </w:rPr>
              <w:t>_standard_score</w:t>
            </w: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26EC4E3"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r w:rsidRPr="00485B1B">
              <w:rPr>
                <w:rFonts w:ascii="Cambria" w:eastAsia="Cambria" w:hAnsi="Cambria" w:cs="Cambria"/>
                <w:sz w:val="20"/>
                <w:szCs w:val="20"/>
              </w:rPr>
              <w:t>ctopp2_</w:t>
            </w:r>
            <w:r>
              <w:rPr>
                <w:rFonts w:ascii="Cambria" w:eastAsia="Cambria" w:hAnsi="Cambria" w:cs="Cambria"/>
                <w:sz w:val="20"/>
                <w:szCs w:val="20"/>
              </w:rPr>
              <w:t>rsn</w:t>
            </w:r>
            <w:r w:rsidRPr="00485B1B">
              <w:rPr>
                <w:rFonts w:ascii="Cambria" w:eastAsia="Cambria" w:hAnsi="Cambria" w:cs="Cambria"/>
                <w:sz w:val="20"/>
                <w:szCs w:val="20"/>
              </w:rPr>
              <w:t>_standard_score</w:t>
            </w:r>
            <w:r>
              <w:rPr>
                <w:rFonts w:ascii="Cambria" w:eastAsia="Cambria" w:hAnsi="Cambria" w:cs="Cambria"/>
                <w:sz w:val="20"/>
                <w:szCs w:val="20"/>
              </w:rPr>
              <w:t xml:space="preserve"> }}</w:t>
            </w: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6E83E4E5"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r w:rsidRPr="00485B1B">
              <w:rPr>
                <w:rFonts w:ascii="Cambria" w:eastAsia="Cambria" w:hAnsi="Cambria" w:cs="Cambria"/>
                <w:sz w:val="20"/>
                <w:szCs w:val="20"/>
              </w:rPr>
              <w:t>ctopp2_</w:t>
            </w:r>
            <w:r>
              <w:rPr>
                <w:rFonts w:ascii="Cambria" w:eastAsia="Cambria" w:hAnsi="Cambria" w:cs="Cambria"/>
                <w:sz w:val="20"/>
                <w:szCs w:val="20"/>
              </w:rPr>
              <w:t>rnsn</w:t>
            </w:r>
            <w:r w:rsidRPr="00485B1B">
              <w:rPr>
                <w:rFonts w:ascii="Cambria" w:eastAsia="Cambria" w:hAnsi="Cambria" w:cs="Cambria"/>
                <w:sz w:val="20"/>
                <w:szCs w:val="20"/>
              </w:rPr>
              <w:t>_standard_score</w:t>
            </w:r>
            <w:r>
              <w:rPr>
                <w:rFonts w:ascii="Cambria" w:eastAsia="Cambria" w:hAnsi="Cambria" w:cs="Cambria"/>
                <w:sz w:val="20"/>
                <w:szCs w:val="20"/>
              </w:rPr>
              <w:t xml:space="preserve"> }}</w:t>
            </w:r>
          </w:p>
        </w:tc>
      </w:tr>
      <w:tr w:rsidR="00A92473" w14:paraId="3D58E7AA" w14:textId="77777777" w:rsidTr="00BE2D38">
        <w:trPr>
          <w:trHeight w:val="288"/>
          <w:jc w:val="center"/>
        </w:trPr>
        <w:tc>
          <w:tcPr>
            <w:tcW w:w="19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408DEF74" w14:textId="77777777" w:rsidR="00A92473" w:rsidRDefault="00A92473" w:rsidP="00BE2D38">
            <w:pPr>
              <w:widowControl w:val="0"/>
              <w:spacing w:line="240" w:lineRule="auto"/>
              <w:rPr>
                <w:rFonts w:ascii="Cambria" w:eastAsia="Cambria" w:hAnsi="Cambria" w:cs="Cambria"/>
                <w:b/>
                <w:sz w:val="20"/>
                <w:szCs w:val="20"/>
              </w:rPr>
            </w:pPr>
            <w:r>
              <w:rPr>
                <w:rFonts w:ascii="Cambria" w:eastAsia="Cambria" w:hAnsi="Cambria" w:cs="Cambria"/>
                <w:b/>
                <w:sz w:val="20"/>
                <w:szCs w:val="20"/>
              </w:rPr>
              <w:t>Percentile</w:t>
            </w:r>
          </w:p>
        </w:tc>
        <w:tc>
          <w:tcPr>
            <w:tcW w:w="2238"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028046B" w14:textId="77777777" w:rsidR="00A92473" w:rsidRPr="00485B1B" w:rsidRDefault="00A92473" w:rsidP="00BE2D38">
            <w:pPr>
              <w:widowControl w:val="0"/>
              <w:spacing w:line="240" w:lineRule="auto"/>
              <w:jc w:val="center"/>
              <w:rPr>
                <w:rFonts w:ascii="Cambria" w:eastAsia="Cambria" w:hAnsi="Cambria" w:cs="Cambria"/>
                <w:sz w:val="20"/>
                <w:szCs w:val="20"/>
                <w:lang w:val="en-US"/>
              </w:rPr>
            </w:pPr>
            <w:r>
              <w:rPr>
                <w:rFonts w:ascii="Cambria" w:eastAsia="Cambria" w:hAnsi="Cambria" w:cs="Cambria"/>
                <w:sz w:val="20"/>
                <w:szCs w:val="20"/>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pa</w:t>
            </w:r>
            <w:r w:rsidRPr="00485B1B">
              <w:rPr>
                <w:rFonts w:ascii="Cambria" w:eastAsia="Cambria" w:hAnsi="Cambria" w:cs="Cambria"/>
                <w:sz w:val="20"/>
                <w:szCs w:val="20"/>
                <w:lang w:val="en-US"/>
              </w:rPr>
              <w:t>_percentile</w:t>
            </w:r>
            <w:r>
              <w:rPr>
                <w:rFonts w:ascii="Cambria" w:eastAsia="Cambria" w:hAnsi="Cambria" w:cs="Cambria"/>
                <w:sz w:val="20"/>
                <w:szCs w:val="20"/>
                <w:lang w:val="en-US"/>
              </w:rPr>
              <w:t xml:space="preserve"> </w:t>
            </w:r>
            <w:r>
              <w:rPr>
                <w:rFonts w:ascii="Cambria" w:eastAsia="Cambria" w:hAnsi="Cambria" w:cs="Cambria"/>
                <w:sz w:val="20"/>
                <w:szCs w:val="20"/>
              </w:rPr>
              <w:t>}}</w:t>
            </w: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A3E3717"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pm</w:t>
            </w:r>
            <w:r w:rsidRPr="00485B1B">
              <w:rPr>
                <w:rFonts w:ascii="Cambria" w:eastAsia="Cambria" w:hAnsi="Cambria" w:cs="Cambria"/>
                <w:sz w:val="20"/>
                <w:szCs w:val="20"/>
                <w:lang w:val="en-US"/>
              </w:rPr>
              <w:t>_percentile</w:t>
            </w:r>
            <w:r>
              <w:rPr>
                <w:rFonts w:ascii="Cambria" w:eastAsia="Cambria" w:hAnsi="Cambria" w:cs="Cambria"/>
                <w:sz w:val="20"/>
                <w:szCs w:val="20"/>
                <w:lang w:val="en-US"/>
              </w:rPr>
              <w:t xml:space="preserve"> </w:t>
            </w:r>
            <w:r>
              <w:rPr>
                <w:rFonts w:ascii="Cambria" w:eastAsia="Cambria" w:hAnsi="Cambria" w:cs="Cambria"/>
                <w:sz w:val="20"/>
                <w:szCs w:val="20"/>
              </w:rPr>
              <w:t>}}</w:t>
            </w: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FD44C5C"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rsn</w:t>
            </w:r>
            <w:r w:rsidRPr="00485B1B">
              <w:rPr>
                <w:rFonts w:ascii="Cambria" w:eastAsia="Cambria" w:hAnsi="Cambria" w:cs="Cambria"/>
                <w:sz w:val="20"/>
                <w:szCs w:val="20"/>
                <w:lang w:val="en-US"/>
              </w:rPr>
              <w:t>_percentile</w:t>
            </w:r>
            <w:r>
              <w:rPr>
                <w:rFonts w:ascii="Cambria" w:eastAsia="Cambria" w:hAnsi="Cambria" w:cs="Cambria"/>
                <w:sz w:val="20"/>
                <w:szCs w:val="20"/>
                <w:lang w:val="en-US"/>
              </w:rPr>
              <w:t xml:space="preserve"> </w:t>
            </w:r>
            <w:r>
              <w:rPr>
                <w:rFonts w:ascii="Cambria" w:eastAsia="Cambria" w:hAnsi="Cambria" w:cs="Cambria"/>
                <w:sz w:val="20"/>
                <w:szCs w:val="20"/>
              </w:rPr>
              <w:t>}}</w:t>
            </w: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0E8271EA"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rnsn</w:t>
            </w:r>
            <w:r w:rsidRPr="00485B1B">
              <w:rPr>
                <w:rFonts w:ascii="Cambria" w:eastAsia="Cambria" w:hAnsi="Cambria" w:cs="Cambria"/>
                <w:sz w:val="20"/>
                <w:szCs w:val="20"/>
                <w:lang w:val="en-US"/>
              </w:rPr>
              <w:t>_percentile</w:t>
            </w:r>
            <w:r>
              <w:rPr>
                <w:rFonts w:ascii="Cambria" w:eastAsia="Cambria" w:hAnsi="Cambria" w:cs="Cambria"/>
                <w:sz w:val="20"/>
                <w:szCs w:val="20"/>
                <w:lang w:val="en-US"/>
              </w:rPr>
              <w:t xml:space="preserve"> </w:t>
            </w:r>
            <w:r>
              <w:rPr>
                <w:rFonts w:ascii="Cambria" w:eastAsia="Cambria" w:hAnsi="Cambria" w:cs="Cambria"/>
                <w:sz w:val="20"/>
                <w:szCs w:val="20"/>
              </w:rPr>
              <w:t>}}</w:t>
            </w:r>
          </w:p>
        </w:tc>
      </w:tr>
      <w:tr w:rsidR="00A92473" w:rsidDel="00B97FED" w14:paraId="491E6B13" w14:textId="77777777" w:rsidTr="00BE2D38">
        <w:trPr>
          <w:trHeight w:val="288"/>
          <w:jc w:val="center"/>
          <w:del w:id="0" w:author="Daniel Ly" w:date="2025-09-29T09:08:00Z"/>
        </w:trPr>
        <w:tc>
          <w:tcPr>
            <w:tcW w:w="19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16BC2D71" w14:textId="77777777" w:rsidR="00A92473" w:rsidDel="00B97FED" w:rsidRDefault="00A92473" w:rsidP="00BE2D38">
            <w:pPr>
              <w:widowControl w:val="0"/>
              <w:spacing w:line="240" w:lineRule="auto"/>
              <w:rPr>
                <w:del w:id="1" w:author="Daniel Ly" w:date="2025-09-29T09:08:00Z" w16du:dateUtc="2025-09-29T16:08:00Z"/>
                <w:rFonts w:ascii="Cambria" w:eastAsia="Cambria" w:hAnsi="Cambria" w:cs="Cambria"/>
                <w:b/>
                <w:sz w:val="20"/>
                <w:szCs w:val="20"/>
              </w:rPr>
            </w:pPr>
            <w:del w:id="2" w:author="Daniel Ly" w:date="2025-09-29T09:08:00Z" w16du:dateUtc="2025-09-29T16:08:00Z">
              <w:r w:rsidDel="00B97FED">
                <w:rPr>
                  <w:rFonts w:ascii="Cambria" w:eastAsia="Cambria" w:hAnsi="Cambria" w:cs="Cambria"/>
                  <w:b/>
                  <w:sz w:val="20"/>
                  <w:szCs w:val="20"/>
                </w:rPr>
                <w:delText xml:space="preserve">Confidence Interval (95%) </w:delText>
              </w:r>
            </w:del>
          </w:p>
        </w:tc>
        <w:tc>
          <w:tcPr>
            <w:tcW w:w="2238"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4C2802DE" w14:textId="77777777" w:rsidR="00A92473" w:rsidDel="00B97FED" w:rsidRDefault="00A92473" w:rsidP="00BE2D38">
            <w:pPr>
              <w:widowControl w:val="0"/>
              <w:spacing w:line="240" w:lineRule="auto"/>
              <w:jc w:val="center"/>
              <w:rPr>
                <w:del w:id="3" w:author="Daniel Ly" w:date="2025-09-29T09:08:00Z" w16du:dateUtc="2025-09-29T16:08:00Z"/>
                <w:rFonts w:ascii="Cambria" w:eastAsia="Cambria" w:hAnsi="Cambria" w:cs="Cambria"/>
                <w:sz w:val="20"/>
                <w:szCs w:val="20"/>
              </w:rPr>
            </w:pP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602EF0B" w14:textId="77777777" w:rsidR="00A92473" w:rsidDel="00B97FED" w:rsidRDefault="00A92473" w:rsidP="00BE2D38">
            <w:pPr>
              <w:widowControl w:val="0"/>
              <w:spacing w:line="240" w:lineRule="auto"/>
              <w:jc w:val="center"/>
              <w:rPr>
                <w:del w:id="4" w:author="Daniel Ly" w:date="2025-09-29T09:08:00Z" w16du:dateUtc="2025-09-29T16:08:00Z"/>
                <w:rFonts w:ascii="Cambria" w:eastAsia="Cambria" w:hAnsi="Cambria" w:cs="Cambria"/>
                <w:sz w:val="20"/>
                <w:szCs w:val="20"/>
              </w:rPr>
            </w:pP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29993E28" w14:textId="77777777" w:rsidR="00A92473" w:rsidDel="00B97FED" w:rsidRDefault="00A92473" w:rsidP="00BE2D38">
            <w:pPr>
              <w:widowControl w:val="0"/>
              <w:spacing w:line="240" w:lineRule="auto"/>
              <w:jc w:val="center"/>
              <w:rPr>
                <w:del w:id="5" w:author="Daniel Ly" w:date="2025-09-29T09:08:00Z" w16du:dateUtc="2025-09-29T16:08:00Z"/>
                <w:rFonts w:ascii="Cambria" w:eastAsia="Cambria" w:hAnsi="Cambria" w:cs="Cambria"/>
                <w:sz w:val="20"/>
                <w:szCs w:val="20"/>
              </w:rPr>
            </w:pP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6F2511B" w14:textId="77777777" w:rsidR="00A92473" w:rsidDel="00B97FED" w:rsidRDefault="00A92473" w:rsidP="00BE2D38">
            <w:pPr>
              <w:widowControl w:val="0"/>
              <w:spacing w:line="240" w:lineRule="auto"/>
              <w:jc w:val="center"/>
              <w:rPr>
                <w:del w:id="6" w:author="Daniel Ly" w:date="2025-09-29T09:08:00Z" w16du:dateUtc="2025-09-29T16:08:00Z"/>
                <w:rFonts w:ascii="Cambria" w:eastAsia="Cambria" w:hAnsi="Cambria" w:cs="Cambria"/>
                <w:sz w:val="20"/>
                <w:szCs w:val="20"/>
              </w:rPr>
            </w:pPr>
          </w:p>
        </w:tc>
      </w:tr>
      <w:tr w:rsidR="00A92473" w14:paraId="1E4A397B" w14:textId="77777777" w:rsidTr="00BE2D38">
        <w:trPr>
          <w:trHeight w:val="288"/>
          <w:jc w:val="center"/>
        </w:trPr>
        <w:tc>
          <w:tcPr>
            <w:tcW w:w="1905" w:type="dxa"/>
            <w:tcBorders>
              <w:top w:val="single" w:sz="4" w:space="0" w:color="999999"/>
              <w:left w:val="single" w:sz="4" w:space="0" w:color="999999"/>
              <w:bottom w:val="single" w:sz="4" w:space="0" w:color="999999"/>
              <w:right w:val="single" w:sz="4" w:space="0" w:color="999999"/>
            </w:tcBorders>
            <w:shd w:val="clear" w:color="auto" w:fill="EFEFEF"/>
            <w:tcMar>
              <w:top w:w="0" w:type="dxa"/>
              <w:left w:w="0" w:type="dxa"/>
              <w:bottom w:w="0" w:type="dxa"/>
              <w:right w:w="0" w:type="dxa"/>
            </w:tcMar>
          </w:tcPr>
          <w:p w14:paraId="2EFE91E5" w14:textId="77777777" w:rsidR="00A92473" w:rsidRDefault="00A92473" w:rsidP="00BE2D38">
            <w:pPr>
              <w:widowControl w:val="0"/>
              <w:spacing w:line="240" w:lineRule="auto"/>
              <w:rPr>
                <w:rFonts w:ascii="Cambria" w:eastAsia="Cambria" w:hAnsi="Cambria" w:cs="Cambria"/>
                <w:b/>
                <w:sz w:val="20"/>
                <w:szCs w:val="20"/>
              </w:rPr>
            </w:pPr>
            <w:r>
              <w:rPr>
                <w:rFonts w:ascii="Cambria" w:eastAsia="Cambria" w:hAnsi="Cambria" w:cs="Cambria"/>
                <w:b/>
                <w:sz w:val="20"/>
                <w:szCs w:val="20"/>
              </w:rPr>
              <w:t>Descriptive Term</w:t>
            </w:r>
          </w:p>
        </w:tc>
        <w:tc>
          <w:tcPr>
            <w:tcW w:w="2238"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72FB76F" w14:textId="77777777" w:rsidR="00A92473" w:rsidRPr="00485B1B" w:rsidRDefault="00A92473" w:rsidP="00BE2D38">
            <w:pPr>
              <w:widowControl w:val="0"/>
              <w:spacing w:line="240" w:lineRule="auto"/>
              <w:jc w:val="center"/>
              <w:rPr>
                <w:rFonts w:ascii="Cambria" w:eastAsia="Cambria" w:hAnsi="Cambria" w:cs="Cambria"/>
                <w:sz w:val="20"/>
                <w:szCs w:val="20"/>
                <w:lang w:val="en-US"/>
              </w:rPr>
            </w:pPr>
            <w:r>
              <w:rPr>
                <w:rFonts w:ascii="Cambria" w:eastAsia="Cambria" w:hAnsi="Cambria" w:cs="Cambria"/>
                <w:sz w:val="20"/>
                <w:szCs w:val="20"/>
                <w:lang w:val="en-US"/>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pa</w:t>
            </w:r>
            <w:r w:rsidRPr="00485B1B">
              <w:rPr>
                <w:rFonts w:ascii="Cambria" w:eastAsia="Cambria" w:hAnsi="Cambria" w:cs="Cambria"/>
                <w:sz w:val="20"/>
                <w:szCs w:val="20"/>
                <w:lang w:val="en-US"/>
              </w:rPr>
              <w:t>_</w:t>
            </w:r>
            <w:r>
              <w:rPr>
                <w:rFonts w:ascii="Cambria" w:eastAsia="Cambria" w:hAnsi="Cambria" w:cs="Cambria"/>
                <w:sz w:val="20"/>
                <w:szCs w:val="20"/>
                <w:lang w:val="en-US"/>
              </w:rPr>
              <w:t>sl }}</w:t>
            </w: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C9D14D5"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lang w:val="en-US"/>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pm</w:t>
            </w:r>
            <w:r w:rsidRPr="00485B1B">
              <w:rPr>
                <w:rFonts w:ascii="Cambria" w:eastAsia="Cambria" w:hAnsi="Cambria" w:cs="Cambria"/>
                <w:sz w:val="20"/>
                <w:szCs w:val="20"/>
                <w:lang w:val="en-US"/>
              </w:rPr>
              <w:t>_</w:t>
            </w:r>
            <w:r>
              <w:rPr>
                <w:rFonts w:ascii="Cambria" w:eastAsia="Cambria" w:hAnsi="Cambria" w:cs="Cambria"/>
                <w:sz w:val="20"/>
                <w:szCs w:val="20"/>
                <w:lang w:val="en-US"/>
              </w:rPr>
              <w:t>sl }}</w:t>
            </w: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313524CB"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lang w:val="en-US"/>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rsn</w:t>
            </w:r>
            <w:r w:rsidRPr="00485B1B">
              <w:rPr>
                <w:rFonts w:ascii="Cambria" w:eastAsia="Cambria" w:hAnsi="Cambria" w:cs="Cambria"/>
                <w:sz w:val="20"/>
                <w:szCs w:val="20"/>
                <w:lang w:val="en-US"/>
              </w:rPr>
              <w:t>_</w:t>
            </w:r>
            <w:r>
              <w:rPr>
                <w:rFonts w:ascii="Cambria" w:eastAsia="Cambria" w:hAnsi="Cambria" w:cs="Cambria"/>
                <w:sz w:val="20"/>
                <w:szCs w:val="20"/>
                <w:lang w:val="en-US"/>
              </w:rPr>
              <w:t>sl }}</w:t>
            </w:r>
          </w:p>
        </w:tc>
        <w:tc>
          <w:tcPr>
            <w:tcW w:w="2239" w:type="dxa"/>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5ED14B7F" w14:textId="77777777" w:rsidR="00A92473" w:rsidRDefault="00A92473" w:rsidP="00BE2D38">
            <w:pPr>
              <w:widowControl w:val="0"/>
              <w:spacing w:line="240" w:lineRule="auto"/>
              <w:jc w:val="center"/>
              <w:rPr>
                <w:rFonts w:ascii="Cambria" w:eastAsia="Cambria" w:hAnsi="Cambria" w:cs="Cambria"/>
                <w:sz w:val="20"/>
                <w:szCs w:val="20"/>
              </w:rPr>
            </w:pPr>
            <w:r>
              <w:rPr>
                <w:rFonts w:ascii="Cambria" w:eastAsia="Cambria" w:hAnsi="Cambria" w:cs="Cambria"/>
                <w:sz w:val="20"/>
                <w:szCs w:val="20"/>
                <w:lang w:val="en-US"/>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rnsn</w:t>
            </w:r>
            <w:r w:rsidRPr="00485B1B">
              <w:rPr>
                <w:rFonts w:ascii="Cambria" w:eastAsia="Cambria" w:hAnsi="Cambria" w:cs="Cambria"/>
                <w:sz w:val="20"/>
                <w:szCs w:val="20"/>
                <w:lang w:val="en-US"/>
              </w:rPr>
              <w:t>_</w:t>
            </w:r>
            <w:r>
              <w:rPr>
                <w:rFonts w:ascii="Cambria" w:eastAsia="Cambria" w:hAnsi="Cambria" w:cs="Cambria"/>
                <w:sz w:val="20"/>
                <w:szCs w:val="20"/>
                <w:lang w:val="en-US"/>
              </w:rPr>
              <w:t>sl }}</w:t>
            </w:r>
          </w:p>
        </w:tc>
      </w:tr>
    </w:tbl>
    <w:p w14:paraId="208BDE34" w14:textId="77777777" w:rsidR="00A92473" w:rsidRDefault="00A92473" w:rsidP="00A92473">
      <w:pPr>
        <w:ind w:right="-720"/>
        <w:rPr>
          <w:rFonts w:ascii="Cambria" w:eastAsia="Cambria" w:hAnsi="Cambria" w:cs="Cambria"/>
          <w:sz w:val="20"/>
          <w:szCs w:val="20"/>
        </w:rPr>
      </w:pPr>
    </w:p>
    <w:p w14:paraId="30D84569" w14:textId="77777777" w:rsidR="00A92473" w:rsidRDefault="00A92473" w:rsidP="00A92473">
      <w:pPr>
        <w:ind w:left="-720" w:right="-720"/>
        <w:rPr>
          <w:rFonts w:ascii="Cambria" w:eastAsia="Cambria" w:hAnsi="Cambria" w:cs="Cambria"/>
          <w:sz w:val="20"/>
          <w:szCs w:val="20"/>
        </w:rPr>
      </w:pPr>
      <w:r>
        <w:rPr>
          <w:rFonts w:ascii="Cambria" w:eastAsia="Cambria" w:hAnsi="Cambria" w:cs="Cambria"/>
          <w:sz w:val="20"/>
          <w:szCs w:val="20"/>
        </w:rPr>
        <w:t>Phonological Processing: Phonological processing is the ability to see or hear a word, break it down to discrete sounds, and then associate each sound with letter(s) that make up the word. {{ name }}'s phonological processing skills were assessed with the Comprehensive Test of Phonological Processing, Second Edition (CTOPP-2). The CTOPP-2 assesses three areas directly related to phonological processing: phonological awareness, phonological memory, and rapid naming. All three components of phonological processing are important for speech production as well as the development of spoken and written language skills. Additionally, deficits in phonological processes also contribute to difficulties in reading.</w:t>
      </w:r>
    </w:p>
    <w:p w14:paraId="73EBA2C9" w14:textId="77777777" w:rsidR="00A92473" w:rsidRDefault="00A92473" w:rsidP="00A92473">
      <w:pPr>
        <w:ind w:left="-720" w:right="-720"/>
        <w:rPr>
          <w:rFonts w:ascii="Cambria" w:eastAsia="Cambria" w:hAnsi="Cambria" w:cs="Cambria"/>
          <w:sz w:val="20"/>
          <w:szCs w:val="20"/>
        </w:rPr>
      </w:pPr>
    </w:p>
    <w:p w14:paraId="31D0EA76" w14:textId="77777777" w:rsidR="00A92473" w:rsidRDefault="00A92473" w:rsidP="00A92473">
      <w:pPr>
        <w:ind w:left="-720" w:right="-720"/>
        <w:rPr>
          <w:rFonts w:ascii="Cambria" w:eastAsia="Cambria" w:hAnsi="Cambria" w:cs="Cambria"/>
          <w:sz w:val="20"/>
          <w:szCs w:val="20"/>
        </w:rPr>
      </w:pPr>
      <w:r>
        <w:rPr>
          <w:rFonts w:ascii="Cambria" w:eastAsia="Cambria" w:hAnsi="Cambria" w:cs="Cambria"/>
          <w:sz w:val="20"/>
          <w:szCs w:val="20"/>
        </w:rPr>
        <w:t xml:space="preserve">Phonological Awareness: Phonemic awareness refers to the specific ability to focus on and manipulate individual sounds (phonemes) in spoken words. Phonemes are the smallest units comprising spoken language. {{ name }}'s phonological awareness standard score fell within the </w:t>
      </w:r>
      <w:ins w:id="7" w:author="Daniel Ly" w:date="2025-09-29T09:17:00Z" w16du:dateUtc="2025-09-29T16:17:00Z">
        <w:r>
          <w:rPr>
            <w:rFonts w:ascii="Cambria" w:eastAsia="Cambria" w:hAnsi="Cambria" w:cs="Cambria"/>
            <w:sz w:val="20"/>
            <w:szCs w:val="20"/>
            <w:lang w:val="en-US"/>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pa</w:t>
        </w:r>
        <w:r w:rsidRPr="00485B1B">
          <w:rPr>
            <w:rFonts w:ascii="Cambria" w:eastAsia="Cambria" w:hAnsi="Cambria" w:cs="Cambria"/>
            <w:sz w:val="20"/>
            <w:szCs w:val="20"/>
            <w:lang w:val="en-US"/>
          </w:rPr>
          <w:t>_</w:t>
        </w:r>
      </w:ins>
      <w:r>
        <w:rPr>
          <w:rFonts w:ascii="Cambria" w:eastAsia="Cambria" w:hAnsi="Cambria" w:cs="Cambria"/>
          <w:sz w:val="20"/>
          <w:szCs w:val="20"/>
          <w:lang w:val="en-US"/>
        </w:rPr>
        <w:t>sl</w:t>
      </w:r>
      <w:ins w:id="8" w:author="Daniel Ly" w:date="2025-09-29T09:17:00Z" w16du:dateUtc="2025-09-29T16:17:00Z">
        <w:r>
          <w:rPr>
            <w:rFonts w:ascii="Cambria" w:eastAsia="Cambria" w:hAnsi="Cambria" w:cs="Cambria"/>
            <w:sz w:val="20"/>
            <w:szCs w:val="20"/>
            <w:lang w:val="en-US"/>
          </w:rPr>
          <w:t xml:space="preserve"> }}</w:t>
        </w:r>
      </w:ins>
      <w:del w:id="9" w:author="Daniel Ly" w:date="2025-09-29T09:17:00Z" w16du:dateUtc="2025-09-29T16:17:00Z">
        <w:r w:rsidDel="00CF7A44">
          <w:rPr>
            <w:rFonts w:ascii="Cambria" w:eastAsia="Cambria" w:hAnsi="Cambria" w:cs="Cambria"/>
            <w:sz w:val="20"/>
            <w:szCs w:val="20"/>
          </w:rPr>
          <w:delText>Average</w:delText>
        </w:r>
      </w:del>
      <w:r>
        <w:rPr>
          <w:rFonts w:ascii="Cambria" w:eastAsia="Cambria" w:hAnsi="Cambria" w:cs="Cambria"/>
          <w:sz w:val="20"/>
          <w:szCs w:val="20"/>
        </w:rPr>
        <w:t xml:space="preserve"> range (SS= </w:t>
      </w:r>
      <w:ins w:id="10" w:author="Daniel Ly" w:date="2025-09-29T09:14:00Z" w16du:dateUtc="2025-09-29T16:14:00Z">
        <w:r>
          <w:rPr>
            <w:rFonts w:ascii="Cambria" w:eastAsia="Cambria" w:hAnsi="Cambria" w:cs="Cambria"/>
            <w:sz w:val="20"/>
            <w:szCs w:val="20"/>
          </w:rPr>
          <w:t xml:space="preserve">{{ </w:t>
        </w:r>
        <w:r w:rsidRPr="00485B1B">
          <w:rPr>
            <w:rFonts w:ascii="Cambria" w:eastAsia="Cambria" w:hAnsi="Cambria" w:cs="Cambria"/>
            <w:sz w:val="20"/>
            <w:szCs w:val="20"/>
          </w:rPr>
          <w:t>ctopp2_pa_standard_score</w:t>
        </w:r>
        <w:r>
          <w:rPr>
            <w:rFonts w:ascii="Cambria" w:eastAsia="Cambria" w:hAnsi="Cambria" w:cs="Cambria"/>
            <w:sz w:val="20"/>
            <w:szCs w:val="20"/>
          </w:rPr>
          <w:t xml:space="preserve"> }}</w:t>
        </w:r>
      </w:ins>
      <w:del w:id="11" w:author="Daniel Ly" w:date="2025-09-29T09:14:00Z" w16du:dateUtc="2025-09-29T16:14:00Z">
        <w:r w:rsidDel="00BD6EC0">
          <w:rPr>
            <w:rFonts w:ascii="Cambria" w:eastAsia="Cambria" w:hAnsi="Cambria" w:cs="Cambria"/>
            <w:sz w:val="20"/>
            <w:szCs w:val="20"/>
          </w:rPr>
          <w:delText>100</w:delText>
        </w:r>
      </w:del>
      <w:r>
        <w:rPr>
          <w:rFonts w:ascii="Cambria" w:eastAsia="Cambria" w:hAnsi="Cambria" w:cs="Cambria"/>
          <w:sz w:val="20"/>
          <w:szCs w:val="20"/>
        </w:rPr>
        <w:t xml:space="preserve">; PR= </w:t>
      </w:r>
      <w:ins w:id="12" w:author="Daniel Ly" w:date="2025-09-29T09:15:00Z" w16du:dateUtc="2025-09-29T16:15:00Z">
        <w:r>
          <w:rPr>
            <w:rFonts w:ascii="Cambria" w:eastAsia="Cambria" w:hAnsi="Cambria" w:cs="Cambria"/>
            <w:sz w:val="20"/>
            <w:szCs w:val="20"/>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pa</w:t>
        </w:r>
        <w:r w:rsidRPr="00485B1B">
          <w:rPr>
            <w:rFonts w:ascii="Cambria" w:eastAsia="Cambria" w:hAnsi="Cambria" w:cs="Cambria"/>
            <w:sz w:val="20"/>
            <w:szCs w:val="20"/>
            <w:lang w:val="en-US"/>
          </w:rPr>
          <w:t>_percentile</w:t>
        </w:r>
        <w:r>
          <w:rPr>
            <w:rFonts w:ascii="Cambria" w:eastAsia="Cambria" w:hAnsi="Cambria" w:cs="Cambria"/>
            <w:sz w:val="20"/>
            <w:szCs w:val="20"/>
            <w:lang w:val="en-US"/>
          </w:rPr>
          <w:t xml:space="preserve"> </w:t>
        </w:r>
        <w:r>
          <w:rPr>
            <w:rFonts w:ascii="Cambria" w:eastAsia="Cambria" w:hAnsi="Cambria" w:cs="Cambria"/>
            <w:sz w:val="20"/>
            <w:szCs w:val="20"/>
          </w:rPr>
          <w:t>}}</w:t>
        </w:r>
      </w:ins>
      <w:del w:id="13" w:author="Daniel Ly" w:date="2025-09-29T09:15:00Z" w16du:dateUtc="2025-09-29T16:15:00Z">
        <w:r w:rsidDel="00BD6EC0">
          <w:rPr>
            <w:rFonts w:ascii="Cambria" w:eastAsia="Cambria" w:hAnsi="Cambria" w:cs="Cambria"/>
            <w:sz w:val="20"/>
            <w:szCs w:val="20"/>
          </w:rPr>
          <w:delText>50</w:delText>
        </w:r>
      </w:del>
      <w:r>
        <w:rPr>
          <w:rFonts w:ascii="Cambria" w:eastAsia="Cambria" w:hAnsi="Cambria" w:cs="Cambria"/>
          <w:sz w:val="20"/>
          <w:szCs w:val="20"/>
        </w:rPr>
        <w:t>). Strong phonemic awareness skills help students recognize sounds and use that information to decode whole words.</w:t>
      </w:r>
    </w:p>
    <w:p w14:paraId="36BF8B02" w14:textId="77777777" w:rsidR="00A92473" w:rsidRDefault="00A92473" w:rsidP="00A92473">
      <w:pPr>
        <w:ind w:left="-720" w:right="-720"/>
        <w:rPr>
          <w:rFonts w:ascii="Cambria" w:eastAsia="Cambria" w:hAnsi="Cambria" w:cs="Cambria"/>
          <w:sz w:val="20"/>
          <w:szCs w:val="20"/>
        </w:rPr>
      </w:pPr>
    </w:p>
    <w:p w14:paraId="6D4492E8" w14:textId="77777777" w:rsidR="00A92473" w:rsidRDefault="00A92473" w:rsidP="00A92473">
      <w:pPr>
        <w:ind w:left="-720" w:right="-720"/>
        <w:rPr>
          <w:rFonts w:ascii="Cambria" w:eastAsia="Cambria" w:hAnsi="Cambria" w:cs="Cambria"/>
          <w:sz w:val="20"/>
          <w:szCs w:val="20"/>
        </w:rPr>
      </w:pPr>
      <w:r>
        <w:rPr>
          <w:rFonts w:ascii="Cambria" w:eastAsia="Cambria" w:hAnsi="Cambria" w:cs="Cambria"/>
          <w:sz w:val="20"/>
          <w:szCs w:val="20"/>
        </w:rPr>
        <w:t xml:space="preserve">Phonological Memory: Phonological memory refers to coding information phonetically for temporary storage in working or short-term memory. Impairments in phonological memory can make learning new written and spoken vocabulary more difficult. Additionally, phonological coding in working memory is potentially useful when attempting to decode new words, particularly words that are long enough to decode bit by bit, as a means of storing intermediate sounds. Phonological memory processes also appear to be important for reading by supporting the role of working memory in comprehension. {{ name }}'s overall phonological memory skills were measured to be within the </w:t>
      </w:r>
      <w:ins w:id="14" w:author="Daniel Ly" w:date="2025-09-29T09:17:00Z" w16du:dateUtc="2025-09-29T16:17:00Z">
        <w:r>
          <w:rPr>
            <w:rFonts w:ascii="Cambria" w:eastAsia="Cambria" w:hAnsi="Cambria" w:cs="Cambria"/>
            <w:sz w:val="20"/>
            <w:szCs w:val="20"/>
            <w:lang w:val="en-US"/>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pm</w:t>
        </w:r>
        <w:r w:rsidRPr="00485B1B">
          <w:rPr>
            <w:rFonts w:ascii="Cambria" w:eastAsia="Cambria" w:hAnsi="Cambria" w:cs="Cambria"/>
            <w:sz w:val="20"/>
            <w:szCs w:val="20"/>
            <w:lang w:val="en-US"/>
          </w:rPr>
          <w:t>_</w:t>
        </w:r>
      </w:ins>
      <w:r>
        <w:rPr>
          <w:rFonts w:ascii="Cambria" w:eastAsia="Cambria" w:hAnsi="Cambria" w:cs="Cambria"/>
          <w:sz w:val="20"/>
          <w:szCs w:val="20"/>
          <w:lang w:val="en-US"/>
        </w:rPr>
        <w:t>sl</w:t>
      </w:r>
      <w:ins w:id="15" w:author="Daniel Ly" w:date="2025-09-29T09:17:00Z" w16du:dateUtc="2025-09-29T16:17:00Z">
        <w:r>
          <w:rPr>
            <w:rFonts w:ascii="Cambria" w:eastAsia="Cambria" w:hAnsi="Cambria" w:cs="Cambria"/>
            <w:sz w:val="20"/>
            <w:szCs w:val="20"/>
            <w:lang w:val="en-US"/>
          </w:rPr>
          <w:t xml:space="preserve"> }}</w:t>
        </w:r>
      </w:ins>
      <w:del w:id="16" w:author="Daniel Ly" w:date="2025-09-29T09:17:00Z" w16du:dateUtc="2025-09-29T16:17:00Z">
        <w:r w:rsidDel="00CF7A44">
          <w:rPr>
            <w:rFonts w:ascii="Cambria" w:eastAsia="Cambria" w:hAnsi="Cambria" w:cs="Cambria"/>
            <w:sz w:val="20"/>
            <w:szCs w:val="20"/>
          </w:rPr>
          <w:delText>Average</w:delText>
        </w:r>
      </w:del>
      <w:r>
        <w:rPr>
          <w:rFonts w:ascii="Cambria" w:eastAsia="Cambria" w:hAnsi="Cambria" w:cs="Cambria"/>
          <w:sz w:val="20"/>
          <w:szCs w:val="20"/>
        </w:rPr>
        <w:t xml:space="preserve"> range </w:t>
      </w:r>
      <w:ins w:id="17" w:author="Daniel Ly" w:date="2025-09-29T09:16:00Z" w16du:dateUtc="2025-09-29T16:16:00Z">
        <w:r>
          <w:rPr>
            <w:rFonts w:ascii="Cambria" w:eastAsia="Cambria" w:hAnsi="Cambria" w:cs="Cambria"/>
            <w:sz w:val="20"/>
            <w:szCs w:val="20"/>
          </w:rPr>
          <w:t xml:space="preserve">(SS= {{ </w:t>
        </w:r>
        <w:r w:rsidRPr="00485B1B">
          <w:rPr>
            <w:rFonts w:ascii="Cambria" w:eastAsia="Cambria" w:hAnsi="Cambria" w:cs="Cambria"/>
            <w:sz w:val="20"/>
            <w:szCs w:val="20"/>
          </w:rPr>
          <w:t>ctopp2_p</w:t>
        </w:r>
        <w:r>
          <w:rPr>
            <w:rFonts w:ascii="Cambria" w:eastAsia="Cambria" w:hAnsi="Cambria" w:cs="Cambria"/>
            <w:sz w:val="20"/>
            <w:szCs w:val="20"/>
          </w:rPr>
          <w:t>m</w:t>
        </w:r>
        <w:r w:rsidRPr="00485B1B">
          <w:rPr>
            <w:rFonts w:ascii="Cambria" w:eastAsia="Cambria" w:hAnsi="Cambria" w:cs="Cambria"/>
            <w:sz w:val="20"/>
            <w:szCs w:val="20"/>
          </w:rPr>
          <w:t>_standard_score</w:t>
        </w:r>
        <w:r>
          <w:rPr>
            <w:rFonts w:ascii="Cambria" w:eastAsia="Cambria" w:hAnsi="Cambria" w:cs="Cambria"/>
            <w:sz w:val="20"/>
            <w:szCs w:val="20"/>
          </w:rPr>
          <w:t xml:space="preserve"> }}; PR= {{ </w:t>
        </w:r>
        <w:r w:rsidRPr="00485B1B">
          <w:rPr>
            <w:rFonts w:ascii="Cambria" w:eastAsia="Cambria" w:hAnsi="Cambria" w:cs="Cambria"/>
            <w:sz w:val="20"/>
            <w:szCs w:val="20"/>
            <w:lang w:val="en-US"/>
          </w:rPr>
          <w:t>ctopp2_</w:t>
        </w:r>
        <w:r>
          <w:rPr>
            <w:rFonts w:ascii="Cambria" w:eastAsia="Cambria" w:hAnsi="Cambria" w:cs="Cambria"/>
            <w:sz w:val="20"/>
            <w:szCs w:val="20"/>
            <w:lang w:val="en-US"/>
          </w:rPr>
          <w:t>pm</w:t>
        </w:r>
        <w:r w:rsidRPr="00485B1B">
          <w:rPr>
            <w:rFonts w:ascii="Cambria" w:eastAsia="Cambria" w:hAnsi="Cambria" w:cs="Cambria"/>
            <w:sz w:val="20"/>
            <w:szCs w:val="20"/>
            <w:lang w:val="en-US"/>
          </w:rPr>
          <w:t>_percentile</w:t>
        </w:r>
        <w:r>
          <w:rPr>
            <w:rFonts w:ascii="Cambria" w:eastAsia="Cambria" w:hAnsi="Cambria" w:cs="Cambria"/>
            <w:sz w:val="20"/>
            <w:szCs w:val="20"/>
            <w:lang w:val="en-US"/>
          </w:rPr>
          <w:t xml:space="preserve"> </w:t>
        </w:r>
        <w:r>
          <w:rPr>
            <w:rFonts w:ascii="Cambria" w:eastAsia="Cambria" w:hAnsi="Cambria" w:cs="Cambria"/>
            <w:sz w:val="20"/>
            <w:szCs w:val="20"/>
          </w:rPr>
          <w:t>}}</w:t>
        </w:r>
      </w:ins>
      <w:del w:id="18" w:author="Daniel Ly" w:date="2025-09-29T09:16:00Z" w16du:dateUtc="2025-09-29T16:16:00Z">
        <w:r w:rsidDel="0010577D">
          <w:rPr>
            <w:rFonts w:ascii="Cambria" w:eastAsia="Cambria" w:hAnsi="Cambria" w:cs="Cambria"/>
            <w:sz w:val="20"/>
            <w:szCs w:val="20"/>
          </w:rPr>
          <w:delText>(SS=100; PR= 50</w:delText>
        </w:r>
      </w:del>
      <w:r>
        <w:rPr>
          <w:rFonts w:ascii="Cambria" w:eastAsia="Cambria" w:hAnsi="Cambria" w:cs="Cambria"/>
          <w:sz w:val="20"/>
          <w:szCs w:val="20"/>
        </w:rPr>
        <w:t>)</w:t>
      </w:r>
    </w:p>
    <w:p w14:paraId="7AC4BD8C" w14:textId="77777777" w:rsidR="00A92473" w:rsidRDefault="00A92473" w:rsidP="00A92473">
      <w:pPr>
        <w:ind w:left="-720" w:right="-720"/>
        <w:rPr>
          <w:rFonts w:ascii="Cambria" w:eastAsia="Cambria" w:hAnsi="Cambria" w:cs="Cambria"/>
          <w:sz w:val="20"/>
          <w:szCs w:val="20"/>
        </w:rPr>
      </w:pPr>
    </w:p>
    <w:p w14:paraId="68A89A05" w14:textId="77777777" w:rsidR="00A92473" w:rsidRDefault="00A92473" w:rsidP="00A92473">
      <w:pPr>
        <w:ind w:left="-720" w:right="-720"/>
        <w:rPr>
          <w:rFonts w:ascii="Cambria" w:eastAsia="Cambria" w:hAnsi="Cambria" w:cs="Cambria"/>
          <w:sz w:val="20"/>
          <w:szCs w:val="20"/>
        </w:rPr>
      </w:pPr>
      <w:r>
        <w:rPr>
          <w:rFonts w:ascii="Cambria" w:eastAsia="Cambria" w:hAnsi="Cambria" w:cs="Cambria"/>
          <w:sz w:val="20"/>
          <w:szCs w:val="20"/>
        </w:rPr>
        <w:t xml:space="preserve">Rapid Symbolic Naming: Rapid symbolic naming refers to an individual's ability to efficiently retrieve phonological information from their long-term memory. For this composite, {{ name }} was shown a range of letters and numbers and asked </w:t>
      </w:r>
      <w:r>
        <w:rPr>
          <w:rFonts w:ascii="Cambria" w:eastAsia="Cambria" w:hAnsi="Cambria" w:cs="Cambria"/>
          <w:sz w:val="20"/>
          <w:szCs w:val="20"/>
        </w:rPr>
        <w:lastRenderedPageBreak/>
        <w:t xml:space="preserve">to identify them as quickly as {{ student_lower_per_pronoun }} could. When reading, the following are essential components that need to be retrieved for reading fluency success: (a) phonemes associated with letters or letter pairs, (b) pronunciations of common word segments, and (c) pronunciations of whole words. Students who are able to efficiently retrieve these components are more likely to have the ability to read with speed, accuracy, and proper expression. {{ name }}'s rapid symbolic naming abilities were measured to be within the </w:t>
      </w:r>
      <w:ins w:id="19" w:author="Daniel Ly" w:date="2025-09-29T09:19:00Z" w16du:dateUtc="2025-09-29T16:19:00Z">
        <w:r>
          <w:rPr>
            <w:rFonts w:ascii="Cambria" w:eastAsia="Cambria" w:hAnsi="Cambria" w:cs="Cambria"/>
            <w:sz w:val="20"/>
            <w:szCs w:val="20"/>
            <w:lang w:val="en-US"/>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rsn</w:t>
        </w:r>
        <w:r w:rsidRPr="00485B1B">
          <w:rPr>
            <w:rFonts w:ascii="Cambria" w:eastAsia="Cambria" w:hAnsi="Cambria" w:cs="Cambria"/>
            <w:sz w:val="20"/>
            <w:szCs w:val="20"/>
            <w:lang w:val="en-US"/>
          </w:rPr>
          <w:t>_</w:t>
        </w:r>
      </w:ins>
      <w:r>
        <w:rPr>
          <w:rFonts w:ascii="Cambria" w:eastAsia="Cambria" w:hAnsi="Cambria" w:cs="Cambria"/>
          <w:sz w:val="20"/>
          <w:szCs w:val="20"/>
          <w:lang w:val="en-US"/>
        </w:rPr>
        <w:t>sl</w:t>
      </w:r>
      <w:ins w:id="20" w:author="Daniel Ly" w:date="2025-09-29T09:19:00Z" w16du:dateUtc="2025-09-29T16:19:00Z">
        <w:r>
          <w:rPr>
            <w:rFonts w:ascii="Cambria" w:eastAsia="Cambria" w:hAnsi="Cambria" w:cs="Cambria"/>
            <w:sz w:val="20"/>
            <w:szCs w:val="20"/>
            <w:lang w:val="en-US"/>
          </w:rPr>
          <w:t xml:space="preserve"> }}</w:t>
        </w:r>
      </w:ins>
      <w:del w:id="21" w:author="Daniel Ly" w:date="2025-09-29T09:19:00Z" w16du:dateUtc="2025-09-29T16:19:00Z">
        <w:r w:rsidDel="0002411B">
          <w:rPr>
            <w:rFonts w:ascii="Cambria" w:eastAsia="Cambria" w:hAnsi="Cambria" w:cs="Cambria"/>
            <w:sz w:val="20"/>
            <w:szCs w:val="20"/>
          </w:rPr>
          <w:delText>Average</w:delText>
        </w:r>
      </w:del>
      <w:r>
        <w:rPr>
          <w:rFonts w:ascii="Cambria" w:eastAsia="Cambria" w:hAnsi="Cambria" w:cs="Cambria"/>
          <w:sz w:val="20"/>
          <w:szCs w:val="20"/>
        </w:rPr>
        <w:t xml:space="preserve"> range </w:t>
      </w:r>
      <w:ins w:id="22" w:author="Daniel Ly" w:date="2025-09-29T09:20:00Z" w16du:dateUtc="2025-09-29T16:20:00Z">
        <w:r>
          <w:rPr>
            <w:rFonts w:ascii="Cambria" w:eastAsia="Cambria" w:hAnsi="Cambria" w:cs="Cambria"/>
            <w:sz w:val="20"/>
            <w:szCs w:val="20"/>
          </w:rPr>
          <w:t xml:space="preserve">(SS= {{ </w:t>
        </w:r>
        <w:r w:rsidRPr="00485B1B">
          <w:rPr>
            <w:rFonts w:ascii="Cambria" w:eastAsia="Cambria" w:hAnsi="Cambria" w:cs="Cambria"/>
            <w:sz w:val="20"/>
            <w:szCs w:val="20"/>
          </w:rPr>
          <w:t>ctopp2_</w:t>
        </w:r>
        <w:r>
          <w:rPr>
            <w:rFonts w:ascii="Cambria" w:eastAsia="Cambria" w:hAnsi="Cambria" w:cs="Cambria"/>
            <w:sz w:val="20"/>
            <w:szCs w:val="20"/>
          </w:rPr>
          <w:t>rsn</w:t>
        </w:r>
        <w:r w:rsidRPr="00485B1B">
          <w:rPr>
            <w:rFonts w:ascii="Cambria" w:eastAsia="Cambria" w:hAnsi="Cambria" w:cs="Cambria"/>
            <w:sz w:val="20"/>
            <w:szCs w:val="20"/>
          </w:rPr>
          <w:t>_standard_score</w:t>
        </w:r>
        <w:r>
          <w:rPr>
            <w:rFonts w:ascii="Cambria" w:eastAsia="Cambria" w:hAnsi="Cambria" w:cs="Cambria"/>
            <w:sz w:val="20"/>
            <w:szCs w:val="20"/>
          </w:rPr>
          <w:t xml:space="preserve"> }}; PR= {{ </w:t>
        </w:r>
        <w:r w:rsidRPr="00485B1B">
          <w:rPr>
            <w:rFonts w:ascii="Cambria" w:eastAsia="Cambria" w:hAnsi="Cambria" w:cs="Cambria"/>
            <w:sz w:val="20"/>
            <w:szCs w:val="20"/>
            <w:lang w:val="en-US"/>
          </w:rPr>
          <w:t>ctopp2_</w:t>
        </w:r>
        <w:r>
          <w:rPr>
            <w:rFonts w:ascii="Cambria" w:eastAsia="Cambria" w:hAnsi="Cambria" w:cs="Cambria"/>
            <w:sz w:val="20"/>
            <w:szCs w:val="20"/>
            <w:lang w:val="en-US"/>
          </w:rPr>
          <w:t>rsn</w:t>
        </w:r>
        <w:r w:rsidRPr="00485B1B">
          <w:rPr>
            <w:rFonts w:ascii="Cambria" w:eastAsia="Cambria" w:hAnsi="Cambria" w:cs="Cambria"/>
            <w:sz w:val="20"/>
            <w:szCs w:val="20"/>
            <w:lang w:val="en-US"/>
          </w:rPr>
          <w:t>_percentile</w:t>
        </w:r>
        <w:r>
          <w:rPr>
            <w:rFonts w:ascii="Cambria" w:eastAsia="Cambria" w:hAnsi="Cambria" w:cs="Cambria"/>
            <w:sz w:val="20"/>
            <w:szCs w:val="20"/>
            <w:lang w:val="en-US"/>
          </w:rPr>
          <w:t xml:space="preserve"> </w:t>
        </w:r>
        <w:r>
          <w:rPr>
            <w:rFonts w:ascii="Cambria" w:eastAsia="Cambria" w:hAnsi="Cambria" w:cs="Cambria"/>
            <w:sz w:val="20"/>
            <w:szCs w:val="20"/>
          </w:rPr>
          <w:t>}}).</w:t>
        </w:r>
      </w:ins>
      <w:del w:id="23" w:author="Daniel Ly" w:date="2025-09-29T09:20:00Z" w16du:dateUtc="2025-09-29T16:20:00Z">
        <w:r w:rsidDel="0002411B">
          <w:rPr>
            <w:rFonts w:ascii="Cambria" w:eastAsia="Cambria" w:hAnsi="Cambria" w:cs="Cambria"/>
            <w:sz w:val="20"/>
            <w:szCs w:val="20"/>
          </w:rPr>
          <w:delText>(SS= 100; PR= 50)</w:delText>
        </w:r>
      </w:del>
    </w:p>
    <w:p w14:paraId="27299CE4" w14:textId="77777777" w:rsidR="00A92473" w:rsidRDefault="00A92473" w:rsidP="00A92473">
      <w:pPr>
        <w:ind w:left="-720" w:right="-720"/>
        <w:rPr>
          <w:rFonts w:ascii="Cambria" w:eastAsia="Cambria" w:hAnsi="Cambria" w:cs="Cambria"/>
          <w:sz w:val="20"/>
          <w:szCs w:val="20"/>
        </w:rPr>
      </w:pPr>
    </w:p>
    <w:p w14:paraId="02749FF6" w14:textId="77777777" w:rsidR="00A92473" w:rsidRDefault="00A92473" w:rsidP="00A92473">
      <w:pPr>
        <w:ind w:left="-720" w:right="-720"/>
        <w:rPr>
          <w:rFonts w:ascii="Cambria" w:eastAsia="Cambria" w:hAnsi="Cambria" w:cs="Cambria"/>
          <w:sz w:val="20"/>
          <w:szCs w:val="20"/>
        </w:rPr>
      </w:pPr>
      <w:r>
        <w:rPr>
          <w:rFonts w:ascii="Cambria" w:eastAsia="Cambria" w:hAnsi="Cambria" w:cs="Cambria"/>
          <w:sz w:val="20"/>
          <w:szCs w:val="20"/>
        </w:rPr>
        <w:t xml:space="preserve">Rapid Non-Symbolic Naming: Rapid non-symbolic naming refers to an individual's ability to efficiently retrieve phonological information from their long-term memory. For this composite, {{ name }} was shown a range of colors and objects and asked to identify them as quickly as {{ student_lower_per_pronoun }} could. When reading, the following are essential components that need to be retrieved for reading fluency success: (a) phonemes associated with letters or letter pairs, (b) pronunciations of common word segments, and (c) pronunciations of whole words. Students who are able to efficiently retrieve these components are more likely to have the ability to read with speed, accuracy, and proper expression. {{ name }}'s rapid non-symbolic naming abilities were measured to be within the </w:t>
      </w:r>
      <w:ins w:id="24" w:author="Daniel Ly" w:date="2025-09-29T09:19:00Z" w16du:dateUtc="2025-09-29T16:19:00Z">
        <w:r>
          <w:rPr>
            <w:rFonts w:ascii="Cambria" w:eastAsia="Cambria" w:hAnsi="Cambria" w:cs="Cambria"/>
            <w:sz w:val="20"/>
            <w:szCs w:val="20"/>
            <w:lang w:val="en-US"/>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rnsn</w:t>
        </w:r>
        <w:r w:rsidRPr="00485B1B">
          <w:rPr>
            <w:rFonts w:ascii="Cambria" w:eastAsia="Cambria" w:hAnsi="Cambria" w:cs="Cambria"/>
            <w:sz w:val="20"/>
            <w:szCs w:val="20"/>
            <w:lang w:val="en-US"/>
          </w:rPr>
          <w:t>_</w:t>
        </w:r>
      </w:ins>
      <w:r>
        <w:rPr>
          <w:rFonts w:ascii="Cambria" w:eastAsia="Cambria" w:hAnsi="Cambria" w:cs="Cambria"/>
          <w:sz w:val="20"/>
          <w:szCs w:val="20"/>
          <w:lang w:val="en-US"/>
        </w:rPr>
        <w:t>sl</w:t>
      </w:r>
      <w:ins w:id="25" w:author="Daniel Ly" w:date="2025-09-29T09:19:00Z" w16du:dateUtc="2025-09-29T16:19:00Z">
        <w:r>
          <w:rPr>
            <w:rFonts w:ascii="Cambria" w:eastAsia="Cambria" w:hAnsi="Cambria" w:cs="Cambria"/>
            <w:sz w:val="20"/>
            <w:szCs w:val="20"/>
            <w:lang w:val="en-US"/>
          </w:rPr>
          <w:t xml:space="preserve"> }}</w:t>
        </w:r>
      </w:ins>
      <w:del w:id="26" w:author="Daniel Ly" w:date="2025-09-29T09:19:00Z" w16du:dateUtc="2025-09-29T16:19:00Z">
        <w:r w:rsidDel="0002411B">
          <w:rPr>
            <w:rFonts w:ascii="Cambria" w:eastAsia="Cambria" w:hAnsi="Cambria" w:cs="Cambria"/>
            <w:sz w:val="20"/>
            <w:szCs w:val="20"/>
          </w:rPr>
          <w:delText>Average</w:delText>
        </w:r>
      </w:del>
      <w:r>
        <w:rPr>
          <w:rFonts w:ascii="Cambria" w:eastAsia="Cambria" w:hAnsi="Cambria" w:cs="Cambria"/>
          <w:sz w:val="20"/>
          <w:szCs w:val="20"/>
        </w:rPr>
        <w:t xml:space="preserve"> range </w:t>
      </w:r>
      <w:ins w:id="27" w:author="Daniel Ly" w:date="2025-09-29T09:19:00Z" w16du:dateUtc="2025-09-29T16:19:00Z">
        <w:r>
          <w:rPr>
            <w:rFonts w:ascii="Cambria" w:eastAsia="Cambria" w:hAnsi="Cambria" w:cs="Cambria"/>
            <w:sz w:val="20"/>
            <w:szCs w:val="20"/>
          </w:rPr>
          <w:t xml:space="preserve">(SS= {{ </w:t>
        </w:r>
        <w:r w:rsidRPr="00485B1B">
          <w:rPr>
            <w:rFonts w:ascii="Cambria" w:eastAsia="Cambria" w:hAnsi="Cambria" w:cs="Cambria"/>
            <w:sz w:val="20"/>
            <w:szCs w:val="20"/>
          </w:rPr>
          <w:t>ctopp2_</w:t>
        </w:r>
        <w:r>
          <w:rPr>
            <w:rFonts w:ascii="Cambria" w:eastAsia="Cambria" w:hAnsi="Cambria" w:cs="Cambria"/>
            <w:sz w:val="20"/>
            <w:szCs w:val="20"/>
          </w:rPr>
          <w:t>rnsn</w:t>
        </w:r>
        <w:r w:rsidRPr="00485B1B">
          <w:rPr>
            <w:rFonts w:ascii="Cambria" w:eastAsia="Cambria" w:hAnsi="Cambria" w:cs="Cambria"/>
            <w:sz w:val="20"/>
            <w:szCs w:val="20"/>
          </w:rPr>
          <w:t>_standard_score</w:t>
        </w:r>
        <w:r>
          <w:rPr>
            <w:rFonts w:ascii="Cambria" w:eastAsia="Cambria" w:hAnsi="Cambria" w:cs="Cambria"/>
            <w:sz w:val="20"/>
            <w:szCs w:val="20"/>
          </w:rPr>
          <w:t xml:space="preserve"> }}; PR= {{ </w:t>
        </w:r>
        <w:r w:rsidRPr="00485B1B">
          <w:rPr>
            <w:rFonts w:ascii="Cambria" w:eastAsia="Cambria" w:hAnsi="Cambria" w:cs="Cambria"/>
            <w:sz w:val="20"/>
            <w:szCs w:val="20"/>
            <w:lang w:val="en-US"/>
          </w:rPr>
          <w:t>ctopp2_</w:t>
        </w:r>
        <w:r>
          <w:rPr>
            <w:rFonts w:ascii="Cambria" w:eastAsia="Cambria" w:hAnsi="Cambria" w:cs="Cambria"/>
            <w:sz w:val="20"/>
            <w:szCs w:val="20"/>
            <w:lang w:val="en-US"/>
          </w:rPr>
          <w:t>rnsn</w:t>
        </w:r>
        <w:r w:rsidRPr="00485B1B">
          <w:rPr>
            <w:rFonts w:ascii="Cambria" w:eastAsia="Cambria" w:hAnsi="Cambria" w:cs="Cambria"/>
            <w:sz w:val="20"/>
            <w:szCs w:val="20"/>
            <w:lang w:val="en-US"/>
          </w:rPr>
          <w:t>_percentile</w:t>
        </w:r>
        <w:r>
          <w:rPr>
            <w:rFonts w:ascii="Cambria" w:eastAsia="Cambria" w:hAnsi="Cambria" w:cs="Cambria"/>
            <w:sz w:val="20"/>
            <w:szCs w:val="20"/>
            <w:lang w:val="en-US"/>
          </w:rPr>
          <w:t xml:space="preserve"> </w:t>
        </w:r>
        <w:r>
          <w:rPr>
            <w:rFonts w:ascii="Cambria" w:eastAsia="Cambria" w:hAnsi="Cambria" w:cs="Cambria"/>
            <w:sz w:val="20"/>
            <w:szCs w:val="20"/>
          </w:rPr>
          <w:t>}})</w:t>
        </w:r>
      </w:ins>
      <w:del w:id="28" w:author="Daniel Ly" w:date="2025-09-29T09:19:00Z" w16du:dateUtc="2025-09-29T16:19:00Z">
        <w:r w:rsidDel="0002411B">
          <w:rPr>
            <w:rFonts w:ascii="Cambria" w:eastAsia="Cambria" w:hAnsi="Cambria" w:cs="Cambria"/>
            <w:sz w:val="20"/>
            <w:szCs w:val="20"/>
          </w:rPr>
          <w:delText>(SS= 100; PR= 50)</w:delText>
        </w:r>
      </w:del>
      <w:r>
        <w:rPr>
          <w:rFonts w:ascii="Cambria" w:eastAsia="Cambria" w:hAnsi="Cambria" w:cs="Cambria"/>
          <w:sz w:val="20"/>
          <w:szCs w:val="20"/>
        </w:rPr>
        <w:t xml:space="preserve">. </w:t>
      </w:r>
    </w:p>
    <w:p w14:paraId="4F295EA2" w14:textId="77777777" w:rsidR="00A92473" w:rsidRDefault="00A92473" w:rsidP="00A92473">
      <w:pPr>
        <w:ind w:left="-720" w:right="-720"/>
        <w:rPr>
          <w:rFonts w:ascii="Cambria" w:eastAsia="Cambria" w:hAnsi="Cambria" w:cs="Cambria"/>
          <w:sz w:val="20"/>
          <w:szCs w:val="20"/>
        </w:rPr>
      </w:pPr>
    </w:p>
    <w:p w14:paraId="01204486" w14:textId="77777777" w:rsidR="00A92473" w:rsidRDefault="00A92473" w:rsidP="00A92473">
      <w:pPr>
        <w:ind w:left="-720" w:right="-720"/>
        <w:rPr>
          <w:rFonts w:ascii="Cambria" w:eastAsia="Cambria" w:hAnsi="Cambria" w:cs="Cambria"/>
          <w:sz w:val="20"/>
          <w:szCs w:val="20"/>
        </w:rPr>
      </w:pPr>
      <w:r>
        <w:rPr>
          <w:rFonts w:ascii="Cambria" w:eastAsia="Cambria" w:hAnsi="Cambria" w:cs="Cambria"/>
          <w:sz w:val="20"/>
          <w:szCs w:val="20"/>
        </w:rPr>
        <w:t>Performance Summary:</w:t>
      </w:r>
    </w:p>
    <w:p w14:paraId="4DF180BA" w14:textId="77777777" w:rsidR="00A92473" w:rsidRDefault="00A92473" w:rsidP="00A92473">
      <w:pPr>
        <w:ind w:left="-720" w:right="-720"/>
        <w:rPr>
          <w:rFonts w:ascii="Cambria" w:eastAsia="Cambria" w:hAnsi="Cambria" w:cs="Cambria"/>
          <w:sz w:val="20"/>
          <w:szCs w:val="20"/>
        </w:rPr>
      </w:pPr>
      <w:r>
        <w:rPr>
          <w:rFonts w:ascii="Cambria" w:eastAsia="Cambria" w:hAnsi="Cambria" w:cs="Cambria"/>
          <w:sz w:val="20"/>
          <w:szCs w:val="20"/>
        </w:rPr>
        <w:t xml:space="preserve">Phonological Awareness: </w:t>
      </w:r>
      <w:ins w:id="29" w:author="Daniel Ly" w:date="2025-09-29T10:56:00Z" w16du:dateUtc="2025-09-29T17:56:00Z">
        <w:r>
          <w:rPr>
            <w:rFonts w:ascii="Cambria" w:eastAsia="Cambria" w:hAnsi="Cambria" w:cs="Cambria"/>
            <w:sz w:val="20"/>
            <w:szCs w:val="20"/>
          </w:rPr>
          <w:t xml:space="preserve">SS= {{ </w:t>
        </w:r>
        <w:r w:rsidRPr="00485B1B">
          <w:rPr>
            <w:rFonts w:ascii="Cambria" w:eastAsia="Cambria" w:hAnsi="Cambria" w:cs="Cambria"/>
            <w:sz w:val="20"/>
            <w:szCs w:val="20"/>
          </w:rPr>
          <w:t>ctopp2_</w:t>
        </w:r>
      </w:ins>
      <w:ins w:id="30" w:author="Daniel Ly" w:date="2025-09-29T10:57:00Z" w16du:dateUtc="2025-09-29T17:57:00Z">
        <w:r>
          <w:rPr>
            <w:rFonts w:ascii="Cambria" w:eastAsia="Cambria" w:hAnsi="Cambria" w:cs="Cambria"/>
            <w:sz w:val="20"/>
            <w:szCs w:val="20"/>
          </w:rPr>
          <w:t>pa</w:t>
        </w:r>
      </w:ins>
      <w:ins w:id="31" w:author="Daniel Ly" w:date="2025-09-29T10:56:00Z" w16du:dateUtc="2025-09-29T17:56:00Z">
        <w:r w:rsidRPr="00485B1B">
          <w:rPr>
            <w:rFonts w:ascii="Cambria" w:eastAsia="Cambria" w:hAnsi="Cambria" w:cs="Cambria"/>
            <w:sz w:val="20"/>
            <w:szCs w:val="20"/>
          </w:rPr>
          <w:t>_standard_score</w:t>
        </w:r>
        <w:r>
          <w:rPr>
            <w:rFonts w:ascii="Cambria" w:eastAsia="Cambria" w:hAnsi="Cambria" w:cs="Cambria"/>
            <w:sz w:val="20"/>
            <w:szCs w:val="20"/>
          </w:rPr>
          <w:t xml:space="preserve"> }}; PR= {{ </w:t>
        </w:r>
        <w:r w:rsidRPr="00485B1B">
          <w:rPr>
            <w:rFonts w:ascii="Cambria" w:eastAsia="Cambria" w:hAnsi="Cambria" w:cs="Cambria"/>
            <w:sz w:val="20"/>
            <w:szCs w:val="20"/>
            <w:lang w:val="en-US"/>
          </w:rPr>
          <w:t>ctopp2_</w:t>
        </w:r>
      </w:ins>
      <w:ins w:id="32" w:author="Daniel Ly" w:date="2025-09-29T10:57:00Z" w16du:dateUtc="2025-09-29T17:57:00Z">
        <w:r>
          <w:rPr>
            <w:rFonts w:ascii="Cambria" w:eastAsia="Cambria" w:hAnsi="Cambria" w:cs="Cambria"/>
            <w:sz w:val="20"/>
            <w:szCs w:val="20"/>
            <w:lang w:val="en-US"/>
          </w:rPr>
          <w:t>pa</w:t>
        </w:r>
      </w:ins>
      <w:ins w:id="33" w:author="Daniel Ly" w:date="2025-09-29T10:56:00Z" w16du:dateUtc="2025-09-29T17:56:00Z">
        <w:r w:rsidRPr="00485B1B">
          <w:rPr>
            <w:rFonts w:ascii="Cambria" w:eastAsia="Cambria" w:hAnsi="Cambria" w:cs="Cambria"/>
            <w:sz w:val="20"/>
            <w:szCs w:val="20"/>
            <w:lang w:val="en-US"/>
          </w:rPr>
          <w:t>_percentile</w:t>
        </w:r>
        <w:r>
          <w:rPr>
            <w:rFonts w:ascii="Cambria" w:eastAsia="Cambria" w:hAnsi="Cambria" w:cs="Cambria"/>
            <w:sz w:val="20"/>
            <w:szCs w:val="20"/>
            <w:lang w:val="en-US"/>
          </w:rPr>
          <w:t xml:space="preserve"> </w:t>
        </w:r>
        <w:r>
          <w:rPr>
            <w:rFonts w:ascii="Cambria" w:eastAsia="Cambria" w:hAnsi="Cambria" w:cs="Cambria"/>
            <w:sz w:val="20"/>
            <w:szCs w:val="20"/>
          </w:rPr>
          <w:t>}}</w:t>
        </w:r>
      </w:ins>
      <w:del w:id="34" w:author="Daniel Ly" w:date="2025-09-29T10:56:00Z" w16du:dateUtc="2025-09-29T17:56:00Z">
        <w:r w:rsidDel="004C734C">
          <w:rPr>
            <w:rFonts w:ascii="Cambria" w:eastAsia="Cambria" w:hAnsi="Cambria" w:cs="Cambria"/>
            <w:sz w:val="20"/>
            <w:szCs w:val="20"/>
          </w:rPr>
          <w:delText>SS=100; PR= 50</w:delText>
        </w:r>
      </w:del>
      <w:r>
        <w:rPr>
          <w:rFonts w:ascii="Cambria" w:eastAsia="Cambria" w:hAnsi="Cambria" w:cs="Cambria"/>
          <w:sz w:val="20"/>
          <w:szCs w:val="20"/>
        </w:rPr>
        <w:t xml:space="preserve">   </w:t>
      </w:r>
      <w:ins w:id="35" w:author="Daniel Ly" w:date="2025-09-29T10:56:00Z" w16du:dateUtc="2025-09-29T17:56:00Z">
        <w:r>
          <w:rPr>
            <w:rFonts w:ascii="Cambria" w:eastAsia="Cambria" w:hAnsi="Cambria" w:cs="Cambria"/>
            <w:sz w:val="20"/>
            <w:szCs w:val="20"/>
            <w:lang w:val="en-US"/>
          </w:rPr>
          <w:t xml:space="preserve">{{ </w:t>
        </w:r>
        <w:r w:rsidRPr="00485B1B">
          <w:rPr>
            <w:rFonts w:ascii="Cambria" w:eastAsia="Cambria" w:hAnsi="Cambria" w:cs="Cambria"/>
            <w:sz w:val="20"/>
            <w:szCs w:val="20"/>
            <w:lang w:val="en-US"/>
          </w:rPr>
          <w:t>ctopp2_</w:t>
        </w:r>
      </w:ins>
      <w:ins w:id="36" w:author="Daniel Ly" w:date="2025-09-29T10:57:00Z" w16du:dateUtc="2025-09-29T17:57:00Z">
        <w:r>
          <w:rPr>
            <w:rFonts w:ascii="Cambria" w:eastAsia="Cambria" w:hAnsi="Cambria" w:cs="Cambria"/>
            <w:sz w:val="20"/>
            <w:szCs w:val="20"/>
            <w:lang w:val="en-US"/>
          </w:rPr>
          <w:t>pa</w:t>
        </w:r>
      </w:ins>
      <w:ins w:id="37" w:author="Daniel Ly" w:date="2025-09-29T10:56:00Z" w16du:dateUtc="2025-09-29T17:56:00Z">
        <w:r w:rsidRPr="00485B1B">
          <w:rPr>
            <w:rFonts w:ascii="Cambria" w:eastAsia="Cambria" w:hAnsi="Cambria" w:cs="Cambria"/>
            <w:sz w:val="20"/>
            <w:szCs w:val="20"/>
            <w:lang w:val="en-US"/>
          </w:rPr>
          <w:t>_</w:t>
        </w:r>
      </w:ins>
      <w:r>
        <w:rPr>
          <w:rFonts w:ascii="Cambria" w:eastAsia="Cambria" w:hAnsi="Cambria" w:cs="Cambria"/>
          <w:sz w:val="20"/>
          <w:szCs w:val="20"/>
          <w:lang w:val="en-US"/>
        </w:rPr>
        <w:t>sl</w:t>
      </w:r>
      <w:ins w:id="38" w:author="Daniel Ly" w:date="2025-09-29T10:56:00Z" w16du:dateUtc="2025-09-29T17:56:00Z">
        <w:r>
          <w:rPr>
            <w:rFonts w:ascii="Cambria" w:eastAsia="Cambria" w:hAnsi="Cambria" w:cs="Cambria"/>
            <w:sz w:val="20"/>
            <w:szCs w:val="20"/>
            <w:lang w:val="en-US"/>
          </w:rPr>
          <w:t xml:space="preserve"> }}</w:t>
        </w:r>
        <w:r>
          <w:rPr>
            <w:rFonts w:ascii="Cambria" w:eastAsia="Cambria" w:hAnsi="Cambria" w:cs="Cambria"/>
            <w:sz w:val="20"/>
            <w:szCs w:val="20"/>
          </w:rPr>
          <w:t xml:space="preserve"> </w:t>
        </w:r>
      </w:ins>
      <w:del w:id="39" w:author="Daniel Ly" w:date="2025-09-29T10:56:00Z" w16du:dateUtc="2025-09-29T17:56:00Z">
        <w:r w:rsidDel="004C734C">
          <w:rPr>
            <w:rFonts w:ascii="Cambria" w:eastAsia="Cambria" w:hAnsi="Cambria" w:cs="Cambria"/>
            <w:sz w:val="20"/>
            <w:szCs w:val="20"/>
          </w:rPr>
          <w:delText>Average</w:delText>
        </w:r>
      </w:del>
    </w:p>
    <w:p w14:paraId="44E43451" w14:textId="77777777" w:rsidR="00A92473" w:rsidRDefault="00A92473" w:rsidP="00A92473">
      <w:pPr>
        <w:ind w:left="-720" w:right="-720"/>
        <w:rPr>
          <w:rFonts w:ascii="Cambria" w:eastAsia="Cambria" w:hAnsi="Cambria" w:cs="Cambria"/>
          <w:sz w:val="20"/>
          <w:szCs w:val="20"/>
        </w:rPr>
      </w:pPr>
      <w:r>
        <w:rPr>
          <w:rFonts w:ascii="Cambria" w:eastAsia="Cambria" w:hAnsi="Cambria" w:cs="Cambria"/>
          <w:sz w:val="20"/>
          <w:szCs w:val="20"/>
        </w:rPr>
        <w:t xml:space="preserve">Phonological Memory: </w:t>
      </w:r>
      <w:ins w:id="40" w:author="Daniel Ly" w:date="2025-09-29T10:56:00Z" w16du:dateUtc="2025-09-29T17:56:00Z">
        <w:r>
          <w:rPr>
            <w:rFonts w:ascii="Cambria" w:eastAsia="Cambria" w:hAnsi="Cambria" w:cs="Cambria"/>
            <w:sz w:val="20"/>
            <w:szCs w:val="20"/>
          </w:rPr>
          <w:t xml:space="preserve">SS= {{ </w:t>
        </w:r>
        <w:r w:rsidRPr="00485B1B">
          <w:rPr>
            <w:rFonts w:ascii="Cambria" w:eastAsia="Cambria" w:hAnsi="Cambria" w:cs="Cambria"/>
            <w:sz w:val="20"/>
            <w:szCs w:val="20"/>
          </w:rPr>
          <w:t>ctopp2_</w:t>
        </w:r>
      </w:ins>
      <w:ins w:id="41" w:author="Daniel Ly" w:date="2025-09-29T10:57:00Z" w16du:dateUtc="2025-09-29T17:57:00Z">
        <w:r>
          <w:rPr>
            <w:rFonts w:ascii="Cambria" w:eastAsia="Cambria" w:hAnsi="Cambria" w:cs="Cambria"/>
            <w:sz w:val="20"/>
            <w:szCs w:val="20"/>
          </w:rPr>
          <w:t>pm</w:t>
        </w:r>
      </w:ins>
      <w:ins w:id="42" w:author="Daniel Ly" w:date="2025-09-29T10:56:00Z" w16du:dateUtc="2025-09-29T17:56:00Z">
        <w:r w:rsidRPr="00485B1B">
          <w:rPr>
            <w:rFonts w:ascii="Cambria" w:eastAsia="Cambria" w:hAnsi="Cambria" w:cs="Cambria"/>
            <w:sz w:val="20"/>
            <w:szCs w:val="20"/>
          </w:rPr>
          <w:t>_standard_score</w:t>
        </w:r>
        <w:r>
          <w:rPr>
            <w:rFonts w:ascii="Cambria" w:eastAsia="Cambria" w:hAnsi="Cambria" w:cs="Cambria"/>
            <w:sz w:val="20"/>
            <w:szCs w:val="20"/>
          </w:rPr>
          <w:t xml:space="preserve"> }}; PR= {{ </w:t>
        </w:r>
        <w:r w:rsidRPr="00485B1B">
          <w:rPr>
            <w:rFonts w:ascii="Cambria" w:eastAsia="Cambria" w:hAnsi="Cambria" w:cs="Cambria"/>
            <w:sz w:val="20"/>
            <w:szCs w:val="20"/>
            <w:lang w:val="en-US"/>
          </w:rPr>
          <w:t>ctopp2_</w:t>
        </w:r>
      </w:ins>
      <w:ins w:id="43" w:author="Daniel Ly" w:date="2025-09-29T10:57:00Z" w16du:dateUtc="2025-09-29T17:57:00Z">
        <w:r>
          <w:rPr>
            <w:rFonts w:ascii="Cambria" w:eastAsia="Cambria" w:hAnsi="Cambria" w:cs="Cambria"/>
            <w:sz w:val="20"/>
            <w:szCs w:val="20"/>
            <w:lang w:val="en-US"/>
          </w:rPr>
          <w:t>pm</w:t>
        </w:r>
      </w:ins>
      <w:ins w:id="44" w:author="Daniel Ly" w:date="2025-09-29T10:56:00Z" w16du:dateUtc="2025-09-29T17:56:00Z">
        <w:r w:rsidRPr="00485B1B">
          <w:rPr>
            <w:rFonts w:ascii="Cambria" w:eastAsia="Cambria" w:hAnsi="Cambria" w:cs="Cambria"/>
            <w:sz w:val="20"/>
            <w:szCs w:val="20"/>
            <w:lang w:val="en-US"/>
          </w:rPr>
          <w:t>_percentile</w:t>
        </w:r>
        <w:r>
          <w:rPr>
            <w:rFonts w:ascii="Cambria" w:eastAsia="Cambria" w:hAnsi="Cambria" w:cs="Cambria"/>
            <w:sz w:val="20"/>
            <w:szCs w:val="20"/>
            <w:lang w:val="en-US"/>
          </w:rPr>
          <w:t xml:space="preserve"> </w:t>
        </w:r>
        <w:r>
          <w:rPr>
            <w:rFonts w:ascii="Cambria" w:eastAsia="Cambria" w:hAnsi="Cambria" w:cs="Cambria"/>
            <w:sz w:val="20"/>
            <w:szCs w:val="20"/>
          </w:rPr>
          <w:t>}}</w:t>
        </w:r>
      </w:ins>
      <w:del w:id="45" w:author="Daniel Ly" w:date="2025-09-29T10:56:00Z" w16du:dateUtc="2025-09-29T17:56:00Z">
        <w:r w:rsidDel="004C734C">
          <w:rPr>
            <w:rFonts w:ascii="Cambria" w:eastAsia="Cambria" w:hAnsi="Cambria" w:cs="Cambria"/>
            <w:sz w:val="20"/>
            <w:szCs w:val="20"/>
          </w:rPr>
          <w:delText>SS=100; PR= 50</w:delText>
        </w:r>
      </w:del>
      <w:r>
        <w:rPr>
          <w:rFonts w:ascii="Cambria" w:eastAsia="Cambria" w:hAnsi="Cambria" w:cs="Cambria"/>
          <w:sz w:val="20"/>
          <w:szCs w:val="20"/>
        </w:rPr>
        <w:t xml:space="preserve">   </w:t>
      </w:r>
      <w:ins w:id="46" w:author="Daniel Ly" w:date="2025-09-29T10:56:00Z" w16du:dateUtc="2025-09-29T17:56:00Z">
        <w:r>
          <w:rPr>
            <w:rFonts w:ascii="Cambria" w:eastAsia="Cambria" w:hAnsi="Cambria" w:cs="Cambria"/>
            <w:sz w:val="20"/>
            <w:szCs w:val="20"/>
            <w:lang w:val="en-US"/>
          </w:rPr>
          <w:t xml:space="preserve">{{ </w:t>
        </w:r>
        <w:r w:rsidRPr="00485B1B">
          <w:rPr>
            <w:rFonts w:ascii="Cambria" w:eastAsia="Cambria" w:hAnsi="Cambria" w:cs="Cambria"/>
            <w:sz w:val="20"/>
            <w:szCs w:val="20"/>
            <w:lang w:val="en-US"/>
          </w:rPr>
          <w:t>ctopp2_</w:t>
        </w:r>
      </w:ins>
      <w:ins w:id="47" w:author="Daniel Ly" w:date="2025-09-29T10:57:00Z" w16du:dateUtc="2025-09-29T17:57:00Z">
        <w:r>
          <w:rPr>
            <w:rFonts w:ascii="Cambria" w:eastAsia="Cambria" w:hAnsi="Cambria" w:cs="Cambria"/>
            <w:sz w:val="20"/>
            <w:szCs w:val="20"/>
            <w:lang w:val="en-US"/>
          </w:rPr>
          <w:t>pm</w:t>
        </w:r>
      </w:ins>
      <w:ins w:id="48" w:author="Daniel Ly" w:date="2025-09-29T10:56:00Z" w16du:dateUtc="2025-09-29T17:56:00Z">
        <w:r w:rsidRPr="00485B1B">
          <w:rPr>
            <w:rFonts w:ascii="Cambria" w:eastAsia="Cambria" w:hAnsi="Cambria" w:cs="Cambria"/>
            <w:sz w:val="20"/>
            <w:szCs w:val="20"/>
            <w:lang w:val="en-US"/>
          </w:rPr>
          <w:t>_</w:t>
        </w:r>
      </w:ins>
      <w:r>
        <w:rPr>
          <w:rFonts w:ascii="Cambria" w:eastAsia="Cambria" w:hAnsi="Cambria" w:cs="Cambria"/>
          <w:sz w:val="20"/>
          <w:szCs w:val="20"/>
          <w:lang w:val="en-US"/>
        </w:rPr>
        <w:t>sl</w:t>
      </w:r>
      <w:ins w:id="49" w:author="Daniel Ly" w:date="2025-09-29T10:56:00Z" w16du:dateUtc="2025-09-29T17:56:00Z">
        <w:r>
          <w:rPr>
            <w:rFonts w:ascii="Cambria" w:eastAsia="Cambria" w:hAnsi="Cambria" w:cs="Cambria"/>
            <w:sz w:val="20"/>
            <w:szCs w:val="20"/>
            <w:lang w:val="en-US"/>
          </w:rPr>
          <w:t xml:space="preserve"> }}</w:t>
        </w:r>
        <w:r>
          <w:rPr>
            <w:rFonts w:ascii="Cambria" w:eastAsia="Cambria" w:hAnsi="Cambria" w:cs="Cambria"/>
            <w:sz w:val="20"/>
            <w:szCs w:val="20"/>
          </w:rPr>
          <w:t xml:space="preserve"> </w:t>
        </w:r>
      </w:ins>
      <w:del w:id="50" w:author="Daniel Ly" w:date="2025-09-29T10:56:00Z" w16du:dateUtc="2025-09-29T17:56:00Z">
        <w:r w:rsidDel="004C734C">
          <w:rPr>
            <w:rFonts w:ascii="Cambria" w:eastAsia="Cambria" w:hAnsi="Cambria" w:cs="Cambria"/>
            <w:sz w:val="20"/>
            <w:szCs w:val="20"/>
          </w:rPr>
          <w:delText>Average</w:delText>
        </w:r>
      </w:del>
    </w:p>
    <w:p w14:paraId="01B7D714" w14:textId="77777777" w:rsidR="00A92473" w:rsidRDefault="00A92473" w:rsidP="00A92473">
      <w:pPr>
        <w:ind w:left="-720" w:right="-720"/>
        <w:rPr>
          <w:rFonts w:ascii="Cambria" w:eastAsia="Cambria" w:hAnsi="Cambria" w:cs="Cambria"/>
          <w:sz w:val="20"/>
          <w:szCs w:val="20"/>
        </w:rPr>
      </w:pPr>
      <w:r>
        <w:rPr>
          <w:rFonts w:ascii="Cambria" w:eastAsia="Cambria" w:hAnsi="Cambria" w:cs="Cambria"/>
          <w:sz w:val="20"/>
          <w:szCs w:val="20"/>
        </w:rPr>
        <w:t xml:space="preserve">Rapid Symbolic Naming: </w:t>
      </w:r>
      <w:ins w:id="51" w:author="Daniel Ly" w:date="2025-09-29T10:56:00Z" w16du:dateUtc="2025-09-29T17:56:00Z">
        <w:r>
          <w:rPr>
            <w:rFonts w:ascii="Cambria" w:eastAsia="Cambria" w:hAnsi="Cambria" w:cs="Cambria"/>
            <w:sz w:val="20"/>
            <w:szCs w:val="20"/>
          </w:rPr>
          <w:t xml:space="preserve">SS= {{ </w:t>
        </w:r>
        <w:r w:rsidRPr="00485B1B">
          <w:rPr>
            <w:rFonts w:ascii="Cambria" w:eastAsia="Cambria" w:hAnsi="Cambria" w:cs="Cambria"/>
            <w:sz w:val="20"/>
            <w:szCs w:val="20"/>
          </w:rPr>
          <w:t>ctopp2_</w:t>
        </w:r>
        <w:r>
          <w:rPr>
            <w:rFonts w:ascii="Cambria" w:eastAsia="Cambria" w:hAnsi="Cambria" w:cs="Cambria"/>
            <w:sz w:val="20"/>
            <w:szCs w:val="20"/>
          </w:rPr>
          <w:t>rsn</w:t>
        </w:r>
        <w:r w:rsidRPr="00485B1B">
          <w:rPr>
            <w:rFonts w:ascii="Cambria" w:eastAsia="Cambria" w:hAnsi="Cambria" w:cs="Cambria"/>
            <w:sz w:val="20"/>
            <w:szCs w:val="20"/>
          </w:rPr>
          <w:t>_standard_score</w:t>
        </w:r>
        <w:r>
          <w:rPr>
            <w:rFonts w:ascii="Cambria" w:eastAsia="Cambria" w:hAnsi="Cambria" w:cs="Cambria"/>
            <w:sz w:val="20"/>
            <w:szCs w:val="20"/>
          </w:rPr>
          <w:t xml:space="preserve"> }}; PR= {{ </w:t>
        </w:r>
        <w:r w:rsidRPr="00485B1B">
          <w:rPr>
            <w:rFonts w:ascii="Cambria" w:eastAsia="Cambria" w:hAnsi="Cambria" w:cs="Cambria"/>
            <w:sz w:val="20"/>
            <w:szCs w:val="20"/>
            <w:lang w:val="en-US"/>
          </w:rPr>
          <w:t>ctopp2_</w:t>
        </w:r>
        <w:r>
          <w:rPr>
            <w:rFonts w:ascii="Cambria" w:eastAsia="Cambria" w:hAnsi="Cambria" w:cs="Cambria"/>
            <w:sz w:val="20"/>
            <w:szCs w:val="20"/>
            <w:lang w:val="en-US"/>
          </w:rPr>
          <w:t>rsn</w:t>
        </w:r>
        <w:r w:rsidRPr="00485B1B">
          <w:rPr>
            <w:rFonts w:ascii="Cambria" w:eastAsia="Cambria" w:hAnsi="Cambria" w:cs="Cambria"/>
            <w:sz w:val="20"/>
            <w:szCs w:val="20"/>
            <w:lang w:val="en-US"/>
          </w:rPr>
          <w:t>_percentile</w:t>
        </w:r>
        <w:r>
          <w:rPr>
            <w:rFonts w:ascii="Cambria" w:eastAsia="Cambria" w:hAnsi="Cambria" w:cs="Cambria"/>
            <w:sz w:val="20"/>
            <w:szCs w:val="20"/>
            <w:lang w:val="en-US"/>
          </w:rPr>
          <w:t xml:space="preserve"> </w:t>
        </w:r>
        <w:r>
          <w:rPr>
            <w:rFonts w:ascii="Cambria" w:eastAsia="Cambria" w:hAnsi="Cambria" w:cs="Cambria"/>
            <w:sz w:val="20"/>
            <w:szCs w:val="20"/>
          </w:rPr>
          <w:t xml:space="preserve">}}   </w:t>
        </w:r>
      </w:ins>
      <w:del w:id="52" w:author="Daniel Ly" w:date="2025-09-29T10:56:00Z" w16du:dateUtc="2025-09-29T17:56:00Z">
        <w:r w:rsidDel="004C734C">
          <w:rPr>
            <w:rFonts w:ascii="Cambria" w:eastAsia="Cambria" w:hAnsi="Cambria" w:cs="Cambria"/>
            <w:sz w:val="20"/>
            <w:szCs w:val="20"/>
          </w:rPr>
          <w:delText xml:space="preserve">SS=100; PR= 50   </w:delText>
        </w:r>
      </w:del>
      <w:ins w:id="53" w:author="Daniel Ly" w:date="2025-09-29T10:56:00Z" w16du:dateUtc="2025-09-29T17:56:00Z">
        <w:r>
          <w:rPr>
            <w:rFonts w:ascii="Cambria" w:eastAsia="Cambria" w:hAnsi="Cambria" w:cs="Cambria"/>
            <w:sz w:val="20"/>
            <w:szCs w:val="20"/>
            <w:lang w:val="en-US"/>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rsn</w:t>
        </w:r>
        <w:r w:rsidRPr="00485B1B">
          <w:rPr>
            <w:rFonts w:ascii="Cambria" w:eastAsia="Cambria" w:hAnsi="Cambria" w:cs="Cambria"/>
            <w:sz w:val="20"/>
            <w:szCs w:val="20"/>
            <w:lang w:val="en-US"/>
          </w:rPr>
          <w:t>_</w:t>
        </w:r>
      </w:ins>
      <w:r>
        <w:rPr>
          <w:rFonts w:ascii="Cambria" w:eastAsia="Cambria" w:hAnsi="Cambria" w:cs="Cambria"/>
          <w:sz w:val="20"/>
          <w:szCs w:val="20"/>
          <w:lang w:val="en-US"/>
        </w:rPr>
        <w:t>sl</w:t>
      </w:r>
      <w:ins w:id="54" w:author="Daniel Ly" w:date="2025-09-29T10:56:00Z" w16du:dateUtc="2025-09-29T17:56:00Z">
        <w:r>
          <w:rPr>
            <w:rFonts w:ascii="Cambria" w:eastAsia="Cambria" w:hAnsi="Cambria" w:cs="Cambria"/>
            <w:sz w:val="20"/>
            <w:szCs w:val="20"/>
            <w:lang w:val="en-US"/>
          </w:rPr>
          <w:t xml:space="preserve"> }}</w:t>
        </w:r>
      </w:ins>
      <w:del w:id="55" w:author="Daniel Ly" w:date="2025-09-29T10:56:00Z" w16du:dateUtc="2025-09-29T17:56:00Z">
        <w:r w:rsidDel="004C734C">
          <w:rPr>
            <w:rFonts w:ascii="Cambria" w:eastAsia="Cambria" w:hAnsi="Cambria" w:cs="Cambria"/>
            <w:sz w:val="20"/>
            <w:szCs w:val="20"/>
          </w:rPr>
          <w:delText>Average</w:delText>
        </w:r>
      </w:del>
    </w:p>
    <w:p w14:paraId="44E7555A" w14:textId="427CEF78" w:rsidR="009B5E02" w:rsidRPr="006F5077" w:rsidRDefault="00A92473" w:rsidP="006F5077">
      <w:pPr>
        <w:ind w:left="-720" w:right="-720"/>
        <w:rPr>
          <w:rFonts w:ascii="Cambria" w:eastAsia="Cambria" w:hAnsi="Cambria" w:cs="Cambria"/>
          <w:sz w:val="20"/>
          <w:szCs w:val="20"/>
          <w:lang w:val="en-US"/>
        </w:rPr>
      </w:pPr>
      <w:r>
        <w:rPr>
          <w:rFonts w:ascii="Cambria" w:eastAsia="Cambria" w:hAnsi="Cambria" w:cs="Cambria"/>
          <w:sz w:val="20"/>
          <w:szCs w:val="20"/>
        </w:rPr>
        <w:t xml:space="preserve">Rapid Non-Symbolic Naming: </w:t>
      </w:r>
      <w:ins w:id="56" w:author="Daniel Ly" w:date="2025-09-29T10:56:00Z" w16du:dateUtc="2025-09-29T17:56:00Z">
        <w:r>
          <w:rPr>
            <w:rFonts w:ascii="Cambria" w:eastAsia="Cambria" w:hAnsi="Cambria" w:cs="Cambria"/>
            <w:sz w:val="20"/>
            <w:szCs w:val="20"/>
          </w:rPr>
          <w:t xml:space="preserve">SS= {{ </w:t>
        </w:r>
        <w:r w:rsidRPr="00485B1B">
          <w:rPr>
            <w:rFonts w:ascii="Cambria" w:eastAsia="Cambria" w:hAnsi="Cambria" w:cs="Cambria"/>
            <w:sz w:val="20"/>
            <w:szCs w:val="20"/>
          </w:rPr>
          <w:t>ctopp2_</w:t>
        </w:r>
        <w:r>
          <w:rPr>
            <w:rFonts w:ascii="Cambria" w:eastAsia="Cambria" w:hAnsi="Cambria" w:cs="Cambria"/>
            <w:sz w:val="20"/>
            <w:szCs w:val="20"/>
          </w:rPr>
          <w:t>rnsn</w:t>
        </w:r>
        <w:r w:rsidRPr="00485B1B">
          <w:rPr>
            <w:rFonts w:ascii="Cambria" w:eastAsia="Cambria" w:hAnsi="Cambria" w:cs="Cambria"/>
            <w:sz w:val="20"/>
            <w:szCs w:val="20"/>
          </w:rPr>
          <w:t>_standard_score</w:t>
        </w:r>
        <w:r>
          <w:rPr>
            <w:rFonts w:ascii="Cambria" w:eastAsia="Cambria" w:hAnsi="Cambria" w:cs="Cambria"/>
            <w:sz w:val="20"/>
            <w:szCs w:val="20"/>
          </w:rPr>
          <w:t xml:space="preserve"> }}; PR= {{ </w:t>
        </w:r>
        <w:r w:rsidRPr="00485B1B">
          <w:rPr>
            <w:rFonts w:ascii="Cambria" w:eastAsia="Cambria" w:hAnsi="Cambria" w:cs="Cambria"/>
            <w:sz w:val="20"/>
            <w:szCs w:val="20"/>
            <w:lang w:val="en-US"/>
          </w:rPr>
          <w:t>ctopp2_</w:t>
        </w:r>
        <w:r>
          <w:rPr>
            <w:rFonts w:ascii="Cambria" w:eastAsia="Cambria" w:hAnsi="Cambria" w:cs="Cambria"/>
            <w:sz w:val="20"/>
            <w:szCs w:val="20"/>
            <w:lang w:val="en-US"/>
          </w:rPr>
          <w:t>rnsn</w:t>
        </w:r>
        <w:r w:rsidRPr="00485B1B">
          <w:rPr>
            <w:rFonts w:ascii="Cambria" w:eastAsia="Cambria" w:hAnsi="Cambria" w:cs="Cambria"/>
            <w:sz w:val="20"/>
            <w:szCs w:val="20"/>
            <w:lang w:val="en-US"/>
          </w:rPr>
          <w:t>_percentile</w:t>
        </w:r>
        <w:r>
          <w:rPr>
            <w:rFonts w:ascii="Cambria" w:eastAsia="Cambria" w:hAnsi="Cambria" w:cs="Cambria"/>
            <w:sz w:val="20"/>
            <w:szCs w:val="20"/>
            <w:lang w:val="en-US"/>
          </w:rPr>
          <w:t xml:space="preserve"> </w:t>
        </w:r>
        <w:r>
          <w:rPr>
            <w:rFonts w:ascii="Cambria" w:eastAsia="Cambria" w:hAnsi="Cambria" w:cs="Cambria"/>
            <w:sz w:val="20"/>
            <w:szCs w:val="20"/>
          </w:rPr>
          <w:t>}}</w:t>
        </w:r>
      </w:ins>
      <w:del w:id="57" w:author="Daniel Ly" w:date="2025-09-29T10:56:00Z" w16du:dateUtc="2025-09-29T17:56:00Z">
        <w:r w:rsidDel="004C734C">
          <w:rPr>
            <w:rFonts w:ascii="Cambria" w:eastAsia="Cambria" w:hAnsi="Cambria" w:cs="Cambria"/>
            <w:sz w:val="20"/>
            <w:szCs w:val="20"/>
          </w:rPr>
          <w:delText>SS=100; PR= 50</w:delText>
        </w:r>
      </w:del>
      <w:r>
        <w:rPr>
          <w:rFonts w:ascii="Cambria" w:eastAsia="Cambria" w:hAnsi="Cambria" w:cs="Cambria"/>
          <w:sz w:val="20"/>
          <w:szCs w:val="20"/>
        </w:rPr>
        <w:t xml:space="preserve">   </w:t>
      </w:r>
      <w:ins w:id="58" w:author="Daniel Ly" w:date="2025-09-29T10:56:00Z" w16du:dateUtc="2025-09-29T17:56:00Z">
        <w:r>
          <w:rPr>
            <w:rFonts w:ascii="Cambria" w:eastAsia="Cambria" w:hAnsi="Cambria" w:cs="Cambria"/>
            <w:sz w:val="20"/>
            <w:szCs w:val="20"/>
            <w:lang w:val="en-US"/>
          </w:rPr>
          <w:t xml:space="preserve">{{ </w:t>
        </w:r>
        <w:r w:rsidRPr="00485B1B">
          <w:rPr>
            <w:rFonts w:ascii="Cambria" w:eastAsia="Cambria" w:hAnsi="Cambria" w:cs="Cambria"/>
            <w:sz w:val="20"/>
            <w:szCs w:val="20"/>
            <w:lang w:val="en-US"/>
          </w:rPr>
          <w:t>ctopp2_</w:t>
        </w:r>
        <w:r>
          <w:rPr>
            <w:rFonts w:ascii="Cambria" w:eastAsia="Cambria" w:hAnsi="Cambria" w:cs="Cambria"/>
            <w:sz w:val="20"/>
            <w:szCs w:val="20"/>
            <w:lang w:val="en-US"/>
          </w:rPr>
          <w:t>rnsn</w:t>
        </w:r>
        <w:r w:rsidRPr="00485B1B">
          <w:rPr>
            <w:rFonts w:ascii="Cambria" w:eastAsia="Cambria" w:hAnsi="Cambria" w:cs="Cambria"/>
            <w:sz w:val="20"/>
            <w:szCs w:val="20"/>
            <w:lang w:val="en-US"/>
          </w:rPr>
          <w:t>_</w:t>
        </w:r>
      </w:ins>
      <w:r>
        <w:rPr>
          <w:rFonts w:ascii="Cambria" w:eastAsia="Cambria" w:hAnsi="Cambria" w:cs="Cambria"/>
          <w:sz w:val="20"/>
          <w:szCs w:val="20"/>
          <w:lang w:val="en-US"/>
        </w:rPr>
        <w:t>sl</w:t>
      </w:r>
      <w:ins w:id="59" w:author="Daniel Ly" w:date="2025-09-29T10:56:00Z" w16du:dateUtc="2025-09-29T17:56:00Z">
        <w:r>
          <w:rPr>
            <w:rFonts w:ascii="Cambria" w:eastAsia="Cambria" w:hAnsi="Cambria" w:cs="Cambria"/>
            <w:sz w:val="20"/>
            <w:szCs w:val="20"/>
            <w:lang w:val="en-US"/>
          </w:rPr>
          <w:t xml:space="preserve"> }}</w:t>
        </w:r>
      </w:ins>
      <w:r w:rsidRPr="00410DD2">
        <w:rPr>
          <w:rFonts w:ascii="Cambria" w:eastAsia="Cambria" w:hAnsi="Cambria" w:cs="Cambria"/>
          <w:sz w:val="20"/>
          <w:szCs w:val="20"/>
        </w:rPr>
        <w:t>{% endif %</w:t>
      </w:r>
      <w:r>
        <w:rPr>
          <w:rFonts w:ascii="Cambria" w:eastAsia="Cambria" w:hAnsi="Cambria" w:cs="Cambria"/>
          <w:sz w:val="20"/>
          <w:szCs w:val="20"/>
        </w:rPr>
        <w:t>}</w:t>
      </w:r>
    </w:p>
    <w:sectPr w:rsidR="009B5E02" w:rsidRPr="006F50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Ly">
    <w15:presenceInfo w15:providerId="Windows Live" w15:userId="d163647b96b4ee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markup="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0C0"/>
    <w:rsid w:val="00091E54"/>
    <w:rsid w:val="001275B2"/>
    <w:rsid w:val="001450E5"/>
    <w:rsid w:val="001613A5"/>
    <w:rsid w:val="001B7610"/>
    <w:rsid w:val="0027265B"/>
    <w:rsid w:val="002743F3"/>
    <w:rsid w:val="00282604"/>
    <w:rsid w:val="002C6898"/>
    <w:rsid w:val="002E00C0"/>
    <w:rsid w:val="003041F2"/>
    <w:rsid w:val="00321468"/>
    <w:rsid w:val="00383AFB"/>
    <w:rsid w:val="00392D82"/>
    <w:rsid w:val="003C75B3"/>
    <w:rsid w:val="003E5415"/>
    <w:rsid w:val="0040572C"/>
    <w:rsid w:val="00410DD2"/>
    <w:rsid w:val="00462AE8"/>
    <w:rsid w:val="00466C95"/>
    <w:rsid w:val="00524A69"/>
    <w:rsid w:val="005564A9"/>
    <w:rsid w:val="00690A92"/>
    <w:rsid w:val="006F5077"/>
    <w:rsid w:val="00742EB2"/>
    <w:rsid w:val="007907BC"/>
    <w:rsid w:val="008F37CC"/>
    <w:rsid w:val="0098154B"/>
    <w:rsid w:val="009B5E02"/>
    <w:rsid w:val="00A148D0"/>
    <w:rsid w:val="00A92473"/>
    <w:rsid w:val="00BB3922"/>
    <w:rsid w:val="00BB3C52"/>
    <w:rsid w:val="00C01578"/>
    <w:rsid w:val="00D20B9E"/>
    <w:rsid w:val="00E304CC"/>
    <w:rsid w:val="00E72687"/>
    <w:rsid w:val="00ED2B04"/>
    <w:rsid w:val="00F20638"/>
    <w:rsid w:val="00F222FC"/>
    <w:rsid w:val="00F95AD2"/>
    <w:rsid w:val="00FC3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02328"/>
  <w15:chartTrackingRefBased/>
  <w15:docId w15:val="{01C214DB-B44A-4701-9DBC-D015C83A9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A69"/>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2E00C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2E00C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2E00C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2E00C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2E00C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E00C0"/>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E00C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E00C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E00C0"/>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0C0"/>
    <w:rPr>
      <w:rFonts w:eastAsiaTheme="majorEastAsia" w:cstheme="majorBidi"/>
      <w:color w:val="272727" w:themeColor="text1" w:themeTint="D8"/>
    </w:rPr>
  </w:style>
  <w:style w:type="paragraph" w:styleId="Title">
    <w:name w:val="Title"/>
    <w:basedOn w:val="Normal"/>
    <w:next w:val="Normal"/>
    <w:link w:val="TitleChar"/>
    <w:uiPriority w:val="10"/>
    <w:qFormat/>
    <w:rsid w:val="002E00C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E0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0C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E0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0C0"/>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2E00C0"/>
    <w:rPr>
      <w:i/>
      <w:iCs/>
      <w:color w:val="404040" w:themeColor="text1" w:themeTint="BF"/>
    </w:rPr>
  </w:style>
  <w:style w:type="paragraph" w:styleId="ListParagraph">
    <w:name w:val="List Paragraph"/>
    <w:basedOn w:val="Normal"/>
    <w:uiPriority w:val="34"/>
    <w:qFormat/>
    <w:rsid w:val="002E00C0"/>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2E00C0"/>
    <w:rPr>
      <w:i/>
      <w:iCs/>
      <w:color w:val="0F4761" w:themeColor="accent1" w:themeShade="BF"/>
    </w:rPr>
  </w:style>
  <w:style w:type="paragraph" w:styleId="IntenseQuote">
    <w:name w:val="Intense Quote"/>
    <w:basedOn w:val="Normal"/>
    <w:next w:val="Normal"/>
    <w:link w:val="IntenseQuoteChar"/>
    <w:uiPriority w:val="30"/>
    <w:qFormat/>
    <w:rsid w:val="002E00C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E00C0"/>
    <w:rPr>
      <w:i/>
      <w:iCs/>
      <w:color w:val="0F4761" w:themeColor="accent1" w:themeShade="BF"/>
    </w:rPr>
  </w:style>
  <w:style w:type="character" w:styleId="IntenseReference">
    <w:name w:val="Intense Reference"/>
    <w:basedOn w:val="DefaultParagraphFont"/>
    <w:uiPriority w:val="32"/>
    <w:qFormat/>
    <w:rsid w:val="002E00C0"/>
    <w:rPr>
      <w:b/>
      <w:bCs/>
      <w:smallCaps/>
      <w:color w:val="0F4761" w:themeColor="accent1" w:themeShade="BF"/>
      <w:spacing w:val="5"/>
    </w:rPr>
  </w:style>
  <w:style w:type="table" w:styleId="TableGrid">
    <w:name w:val="Table Grid"/>
    <w:basedOn w:val="TableNormal"/>
    <w:uiPriority w:val="39"/>
    <w:rsid w:val="002E0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92D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2</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Ly</dc:creator>
  <cp:keywords/>
  <dc:description/>
  <cp:lastModifiedBy>Daniel Ly</cp:lastModifiedBy>
  <cp:revision>24</cp:revision>
  <dcterms:created xsi:type="dcterms:W3CDTF">2025-10-02T01:17:00Z</dcterms:created>
  <dcterms:modified xsi:type="dcterms:W3CDTF">2025-11-07T04:39:00Z</dcterms:modified>
</cp:coreProperties>
</file>