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4830B" w14:textId="77777777" w:rsidR="00F92458" w:rsidRDefault="00F92458" w:rsidP="00F92458">
      <w:pPr>
        <w:spacing w:line="331" w:lineRule="auto"/>
        <w:ind w:left="-720" w:right="-720"/>
        <w:rPr>
          <w:rFonts w:ascii="Cambria" w:eastAsia="Cambria" w:hAnsi="Cambria" w:cs="Cambria"/>
          <w:sz w:val="20"/>
          <w:szCs w:val="20"/>
        </w:rPr>
      </w:pPr>
      <w:r w:rsidRPr="00410DD2">
        <w:rPr>
          <w:rFonts w:ascii="Cambria" w:eastAsia="Cambria" w:hAnsi="Cambria" w:cs="Cambria"/>
          <w:sz w:val="20"/>
          <w:szCs w:val="20"/>
        </w:rPr>
        <w:t xml:space="preserve">{% if </w:t>
      </w:r>
      <w:r>
        <w:rPr>
          <w:rFonts w:ascii="Cambria" w:eastAsia="Cambria" w:hAnsi="Cambria" w:cs="Cambria"/>
          <w:sz w:val="20"/>
          <w:szCs w:val="20"/>
        </w:rPr>
        <w:t>wraml</w:t>
      </w:r>
      <w:r w:rsidRPr="00410DD2">
        <w:rPr>
          <w:rFonts w:ascii="Cambria" w:eastAsia="Cambria" w:hAnsi="Cambria" w:cs="Cambria"/>
          <w:sz w:val="20"/>
          <w:szCs w:val="20"/>
        </w:rPr>
        <w:t>_has_scores %}</w:t>
      </w:r>
      <w:r>
        <w:rPr>
          <w:rFonts w:ascii="Cambria" w:eastAsia="Cambria" w:hAnsi="Cambria" w:cs="Cambria"/>
          <w:sz w:val="20"/>
          <w:szCs w:val="20"/>
        </w:rPr>
        <w:t xml:space="preserve">WRAML </w:t>
      </w:r>
    </w:p>
    <w:tbl>
      <w:tblPr>
        <w:tblW w:w="108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1"/>
        <w:gridCol w:w="2276"/>
        <w:gridCol w:w="2276"/>
        <w:gridCol w:w="2276"/>
        <w:gridCol w:w="2276"/>
      </w:tblGrid>
      <w:tr w:rsidR="00F92458" w14:paraId="1D41BDB4" w14:textId="77777777" w:rsidTr="00BE2D38">
        <w:trPr>
          <w:cantSplit/>
          <w:trHeight w:val="288"/>
          <w:jc w:val="center"/>
          <w:ins w:id="0" w:author="Daniel Ly" w:date="2025-09-29T16:37:00Z"/>
        </w:trPr>
        <w:tc>
          <w:tcPr>
            <w:tcW w:w="1711"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4BC3E90E" w14:textId="77777777" w:rsidR="00F92458" w:rsidRDefault="00F92458" w:rsidP="00BE2D38">
            <w:pPr>
              <w:widowControl w:val="0"/>
              <w:spacing w:line="240" w:lineRule="auto"/>
              <w:rPr>
                <w:ins w:id="1" w:author="Daniel Ly" w:date="2025-09-29T16:37:00Z" w16du:dateUtc="2025-09-29T23:37:00Z"/>
                <w:rFonts w:ascii="Cambria" w:eastAsia="Cambria" w:hAnsi="Cambria" w:cs="Cambria"/>
                <w:sz w:val="20"/>
                <w:szCs w:val="20"/>
              </w:rPr>
            </w:pPr>
            <w:ins w:id="2" w:author="Daniel Ly" w:date="2025-09-29T16:37:00Z" w16du:dateUtc="2025-09-29T23:37:00Z">
              <w:r>
                <w:rPr>
                  <w:rFonts w:ascii="Cambria" w:eastAsia="Cambria" w:hAnsi="Cambria" w:cs="Cambria"/>
                  <w:sz w:val="20"/>
                  <w:szCs w:val="20"/>
                </w:rPr>
                <w:t xml:space="preserve">Subtests </w:t>
              </w:r>
            </w:ins>
          </w:p>
        </w:tc>
        <w:tc>
          <w:tcPr>
            <w:tcW w:w="9104" w:type="dxa"/>
            <w:gridSpan w:val="4"/>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35D0906F" w14:textId="77777777" w:rsidR="00F92458" w:rsidRDefault="00F92458" w:rsidP="00BE2D38">
            <w:pPr>
              <w:widowControl w:val="0"/>
              <w:spacing w:line="240" w:lineRule="auto"/>
              <w:jc w:val="center"/>
              <w:rPr>
                <w:ins w:id="3" w:author="Daniel Ly" w:date="2025-09-29T16:37:00Z" w16du:dateUtc="2025-09-29T23:37:00Z"/>
                <w:rFonts w:ascii="Cambria" w:eastAsia="Cambria" w:hAnsi="Cambria" w:cs="Cambria"/>
                <w:sz w:val="20"/>
                <w:szCs w:val="20"/>
              </w:rPr>
            </w:pPr>
            <w:ins w:id="4" w:author="Daniel Ly" w:date="2025-09-29T16:37:00Z" w16du:dateUtc="2025-09-29T23:37:00Z">
              <w:r>
                <w:rPr>
                  <w:rFonts w:ascii="Cambria" w:eastAsia="Cambria" w:hAnsi="Cambria" w:cs="Cambria"/>
                  <w:sz w:val="20"/>
                  <w:szCs w:val="20"/>
                </w:rPr>
                <w:t>Scaled Scores</w:t>
              </w:r>
            </w:ins>
          </w:p>
        </w:tc>
      </w:tr>
      <w:tr w:rsidR="00F92458" w14:paraId="3C4F3A8A" w14:textId="77777777" w:rsidTr="00BE2D38">
        <w:trPr>
          <w:cantSplit/>
          <w:trHeight w:val="288"/>
          <w:jc w:val="center"/>
          <w:ins w:id="5" w:author="Daniel Ly" w:date="2025-09-29T16:37:00Z"/>
        </w:trPr>
        <w:tc>
          <w:tcPr>
            <w:tcW w:w="1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7E1771E3" w14:textId="77777777" w:rsidR="00F92458" w:rsidRDefault="00F92458" w:rsidP="00BE2D38">
            <w:pPr>
              <w:widowControl w:val="0"/>
              <w:spacing w:line="240" w:lineRule="auto"/>
              <w:rPr>
                <w:ins w:id="6" w:author="Daniel Ly" w:date="2025-09-29T16:37:00Z" w16du:dateUtc="2025-09-29T23:37:00Z"/>
                <w:rFonts w:ascii="Cambria" w:eastAsia="Cambria" w:hAnsi="Cambria" w:cs="Cambria"/>
                <w:sz w:val="20"/>
                <w:szCs w:val="20"/>
              </w:rPr>
            </w:pPr>
            <w:ins w:id="7" w:author="Daniel Ly" w:date="2025-09-29T16:37:00Z" w16du:dateUtc="2025-09-29T23:37:00Z">
              <w:r>
                <w:rPr>
                  <w:rFonts w:ascii="Cambria" w:eastAsia="Cambria" w:hAnsi="Cambria" w:cs="Cambria"/>
                  <w:sz w:val="20"/>
                  <w:szCs w:val="20"/>
                </w:rPr>
                <w:t xml:space="preserve">Picture Memory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47906F3" w14:textId="77777777" w:rsidR="00F92458" w:rsidRDefault="00F92458" w:rsidP="00BE2D38">
            <w:pPr>
              <w:widowControl w:val="0"/>
              <w:spacing w:line="240" w:lineRule="auto"/>
              <w:jc w:val="center"/>
              <w:rPr>
                <w:ins w:id="8" w:author="Daniel Ly" w:date="2025-09-29T16:37:00Z" w16du:dateUtc="2025-09-29T23:37:00Z"/>
                <w:rFonts w:ascii="Cambria" w:eastAsia="Cambria" w:hAnsi="Cambria" w:cs="Cambria"/>
                <w:sz w:val="20"/>
                <w:szCs w:val="20"/>
              </w:rPr>
            </w:pPr>
            <w:ins w:id="9" w:author="Daniel Ly" w:date="2025-09-29T16:37:00Z" w16du:dateUtc="2025-09-29T23:37:00Z">
              <w:r>
                <w:rPr>
                  <w:rFonts w:ascii="Cambria" w:eastAsia="Cambria" w:hAnsi="Cambria" w:cs="Cambria"/>
                  <w:sz w:val="20"/>
                  <w:szCs w:val="20"/>
                </w:rPr>
                <w:t>{{ wraml</w:t>
              </w:r>
            </w:ins>
            <w:ins w:id="10" w:author="Daniel Ly" w:date="2025-09-29T16:38:00Z" w16du:dateUtc="2025-09-29T23:38:00Z">
              <w:r>
                <w:rPr>
                  <w:rFonts w:ascii="Cambria" w:eastAsia="Cambria" w:hAnsi="Cambria" w:cs="Cambria"/>
                  <w:sz w:val="20"/>
                  <w:szCs w:val="20"/>
                </w:rPr>
                <w:t>_pm</w:t>
              </w:r>
            </w:ins>
            <w:r>
              <w:rPr>
                <w:rFonts w:ascii="Cambria" w:eastAsia="Cambria" w:hAnsi="Cambria" w:cs="Cambria"/>
                <w:sz w:val="20"/>
                <w:szCs w:val="20"/>
              </w:rPr>
              <w:t xml:space="preserve"> </w:t>
            </w:r>
            <w:ins w:id="11" w:author="Daniel Ly" w:date="2025-09-29T16:37:00Z" w16du:dateUtc="2025-09-29T23:37: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120C914A" w14:textId="77777777" w:rsidR="00F92458" w:rsidRDefault="00F92458" w:rsidP="00BE2D38">
            <w:pPr>
              <w:widowControl w:val="0"/>
              <w:spacing w:line="240" w:lineRule="auto"/>
              <w:jc w:val="center"/>
              <w:rPr>
                <w:ins w:id="12" w:author="Daniel Ly" w:date="2025-09-29T16:37:00Z" w16du:dateUtc="2025-09-29T23:37:00Z"/>
                <w:rFonts w:ascii="Cambria" w:eastAsia="Cambria" w:hAnsi="Cambria" w:cs="Cambria"/>
                <w:sz w:val="20"/>
                <w:szCs w:val="20"/>
              </w:rPr>
            </w:pPr>
            <w:ins w:id="13" w:author="Daniel Ly" w:date="2025-09-29T16:37:00Z" w16du:dateUtc="2025-09-29T23:37: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072E84C6" w14:textId="77777777" w:rsidR="00F92458" w:rsidRDefault="00F92458" w:rsidP="00BE2D38">
            <w:pPr>
              <w:widowControl w:val="0"/>
              <w:spacing w:line="240" w:lineRule="auto"/>
              <w:jc w:val="center"/>
              <w:rPr>
                <w:ins w:id="14" w:author="Daniel Ly" w:date="2025-09-29T16:37:00Z" w16du:dateUtc="2025-09-29T23:37:00Z"/>
                <w:rFonts w:ascii="Cambria" w:eastAsia="Cambria" w:hAnsi="Cambria" w:cs="Cambria"/>
                <w:sz w:val="20"/>
                <w:szCs w:val="20"/>
              </w:rPr>
            </w:pPr>
            <w:ins w:id="15" w:author="Daniel Ly" w:date="2025-09-29T16:37:00Z" w16du:dateUtc="2025-09-29T23:37: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1EA85EF2" w14:textId="77777777" w:rsidR="00F92458" w:rsidRDefault="00F92458" w:rsidP="00BE2D38">
            <w:pPr>
              <w:widowControl w:val="0"/>
              <w:spacing w:line="240" w:lineRule="auto"/>
              <w:jc w:val="center"/>
              <w:rPr>
                <w:ins w:id="16" w:author="Daniel Ly" w:date="2025-09-29T16:37:00Z" w16du:dateUtc="2025-09-29T23:37:00Z"/>
                <w:rFonts w:ascii="Cambria" w:eastAsia="Cambria" w:hAnsi="Cambria" w:cs="Cambria"/>
                <w:sz w:val="20"/>
                <w:szCs w:val="20"/>
              </w:rPr>
            </w:pPr>
            <w:ins w:id="17" w:author="Daniel Ly" w:date="2025-09-29T16:38:00Z" w16du:dateUtc="2025-09-29T23:38:00Z">
              <w:r>
                <w:rPr>
                  <w:rFonts w:ascii="Cambria" w:eastAsia="Cambria" w:hAnsi="Cambria" w:cs="Cambria"/>
                  <w:sz w:val="20"/>
                  <w:szCs w:val="20"/>
                </w:rPr>
                <w:t>{{ wraml_pm</w:t>
              </w:r>
            </w:ins>
            <w:r>
              <w:rPr>
                <w:rFonts w:ascii="Cambria" w:eastAsia="Cambria" w:hAnsi="Cambria" w:cs="Cambria"/>
                <w:sz w:val="20"/>
                <w:szCs w:val="20"/>
              </w:rPr>
              <w:t xml:space="preserve"> </w:t>
            </w:r>
            <w:ins w:id="18" w:author="Daniel Ly" w:date="2025-09-29T16:38:00Z" w16du:dateUtc="2025-09-29T23:38:00Z">
              <w:r>
                <w:rPr>
                  <w:rFonts w:ascii="Cambria" w:eastAsia="Cambria" w:hAnsi="Cambria" w:cs="Cambria"/>
                  <w:sz w:val="20"/>
                  <w:szCs w:val="20"/>
                </w:rPr>
                <w:t xml:space="preserve">}} </w:t>
              </w:r>
            </w:ins>
          </w:p>
        </w:tc>
      </w:tr>
      <w:tr w:rsidR="00F92458" w14:paraId="52EA2319" w14:textId="77777777" w:rsidTr="00BE2D38">
        <w:trPr>
          <w:cantSplit/>
          <w:trHeight w:val="288"/>
          <w:jc w:val="center"/>
          <w:ins w:id="19" w:author="Daniel Ly" w:date="2025-09-29T16:37:00Z"/>
        </w:trPr>
        <w:tc>
          <w:tcPr>
            <w:tcW w:w="1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468584B1" w14:textId="77777777" w:rsidR="00F92458" w:rsidRDefault="00F92458" w:rsidP="00BE2D38">
            <w:pPr>
              <w:widowControl w:val="0"/>
              <w:spacing w:line="240" w:lineRule="auto"/>
              <w:rPr>
                <w:ins w:id="20" w:author="Daniel Ly" w:date="2025-09-29T16:37:00Z" w16du:dateUtc="2025-09-29T23:37:00Z"/>
                <w:rFonts w:ascii="Cambria" w:eastAsia="Cambria" w:hAnsi="Cambria" w:cs="Cambria"/>
                <w:sz w:val="20"/>
                <w:szCs w:val="20"/>
              </w:rPr>
            </w:pPr>
            <w:ins w:id="21" w:author="Daniel Ly" w:date="2025-09-29T16:37:00Z" w16du:dateUtc="2025-09-29T23:37:00Z">
              <w:r>
                <w:rPr>
                  <w:rFonts w:ascii="Cambria" w:eastAsia="Cambria" w:hAnsi="Cambria" w:cs="Cambria"/>
                  <w:sz w:val="20"/>
                  <w:szCs w:val="20"/>
                </w:rPr>
                <w:t xml:space="preserve">Design Learning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0B405BDC" w14:textId="77777777" w:rsidR="00F92458" w:rsidRDefault="00F92458" w:rsidP="00BE2D38">
            <w:pPr>
              <w:widowControl w:val="0"/>
              <w:spacing w:line="240" w:lineRule="auto"/>
              <w:jc w:val="center"/>
              <w:rPr>
                <w:ins w:id="22" w:author="Daniel Ly" w:date="2025-09-29T16:37:00Z" w16du:dateUtc="2025-09-29T23:37:00Z"/>
                <w:rFonts w:ascii="Cambria" w:eastAsia="Cambria" w:hAnsi="Cambria" w:cs="Cambria"/>
                <w:sz w:val="20"/>
                <w:szCs w:val="20"/>
              </w:rPr>
            </w:pPr>
            <w:ins w:id="23" w:author="Daniel Ly" w:date="2025-09-29T16:38:00Z" w16du:dateUtc="2025-09-29T23:38:00Z">
              <w:r>
                <w:rPr>
                  <w:rFonts w:ascii="Cambria" w:eastAsia="Cambria" w:hAnsi="Cambria" w:cs="Cambria"/>
                  <w:sz w:val="20"/>
                  <w:szCs w:val="20"/>
                </w:rPr>
                <w:t xml:space="preserve">{{ wraml_dl }} </w:t>
              </w:r>
            </w:ins>
            <w:ins w:id="24" w:author="Daniel Ly" w:date="2025-09-29T16:37:00Z" w16du:dateUtc="2025-09-29T23:37: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3F10CD6E" w14:textId="77777777" w:rsidR="00F92458" w:rsidRDefault="00F92458" w:rsidP="00BE2D38">
            <w:pPr>
              <w:widowControl w:val="0"/>
              <w:spacing w:line="240" w:lineRule="auto"/>
              <w:jc w:val="center"/>
              <w:rPr>
                <w:ins w:id="25" w:author="Daniel Ly" w:date="2025-09-29T16:37:00Z" w16du:dateUtc="2025-09-29T23:37:00Z"/>
                <w:rFonts w:ascii="Cambria" w:eastAsia="Cambria" w:hAnsi="Cambria" w:cs="Cambria"/>
                <w:sz w:val="20"/>
                <w:szCs w:val="20"/>
              </w:rPr>
            </w:pPr>
            <w:ins w:id="26" w:author="Daniel Ly" w:date="2025-09-29T16:37:00Z" w16du:dateUtc="2025-09-29T23:37: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02A5CBE2" w14:textId="77777777" w:rsidR="00F92458" w:rsidRDefault="00F92458" w:rsidP="00BE2D38">
            <w:pPr>
              <w:widowControl w:val="0"/>
              <w:spacing w:line="240" w:lineRule="auto"/>
              <w:jc w:val="center"/>
              <w:rPr>
                <w:ins w:id="27" w:author="Daniel Ly" w:date="2025-09-29T16:37:00Z" w16du:dateUtc="2025-09-29T23:37:00Z"/>
                <w:rFonts w:ascii="Cambria" w:eastAsia="Cambria" w:hAnsi="Cambria" w:cs="Cambria"/>
                <w:sz w:val="20"/>
                <w:szCs w:val="20"/>
              </w:rPr>
            </w:pPr>
            <w:ins w:id="28" w:author="Daniel Ly" w:date="2025-09-29T16:37:00Z" w16du:dateUtc="2025-09-29T23:37: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D8B4531" w14:textId="77777777" w:rsidR="00F92458" w:rsidRDefault="00F92458" w:rsidP="00BE2D38">
            <w:pPr>
              <w:widowControl w:val="0"/>
              <w:spacing w:line="240" w:lineRule="auto"/>
              <w:jc w:val="center"/>
              <w:rPr>
                <w:ins w:id="29" w:author="Daniel Ly" w:date="2025-09-29T16:37:00Z" w16du:dateUtc="2025-09-29T23:37:00Z"/>
                <w:rFonts w:ascii="Cambria" w:eastAsia="Cambria" w:hAnsi="Cambria" w:cs="Cambria"/>
                <w:sz w:val="20"/>
                <w:szCs w:val="20"/>
              </w:rPr>
            </w:pPr>
            <w:ins w:id="30" w:author="Daniel Ly" w:date="2025-09-29T16:38:00Z" w16du:dateUtc="2025-09-29T23:38:00Z">
              <w:r>
                <w:rPr>
                  <w:rFonts w:ascii="Cambria" w:eastAsia="Cambria" w:hAnsi="Cambria" w:cs="Cambria"/>
                  <w:sz w:val="20"/>
                  <w:szCs w:val="20"/>
                </w:rPr>
                <w:t xml:space="preserve">{{ wraml_dl }}  </w:t>
              </w:r>
            </w:ins>
          </w:p>
        </w:tc>
      </w:tr>
      <w:tr w:rsidR="00F92458" w14:paraId="4521BF9B" w14:textId="77777777" w:rsidTr="00BE2D38">
        <w:trPr>
          <w:cantSplit/>
          <w:trHeight w:val="288"/>
          <w:jc w:val="center"/>
          <w:ins w:id="31" w:author="Daniel Ly" w:date="2025-09-29T16:37:00Z"/>
        </w:trPr>
        <w:tc>
          <w:tcPr>
            <w:tcW w:w="1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7B514CB2" w14:textId="77777777" w:rsidR="00F92458" w:rsidRDefault="00F92458" w:rsidP="00BE2D38">
            <w:pPr>
              <w:widowControl w:val="0"/>
              <w:spacing w:line="240" w:lineRule="auto"/>
              <w:rPr>
                <w:ins w:id="32" w:author="Daniel Ly" w:date="2025-09-29T16:37:00Z" w16du:dateUtc="2025-09-29T23:37:00Z"/>
                <w:rFonts w:ascii="Cambria" w:eastAsia="Cambria" w:hAnsi="Cambria" w:cs="Cambria"/>
                <w:sz w:val="20"/>
                <w:szCs w:val="20"/>
              </w:rPr>
            </w:pPr>
            <w:ins w:id="33" w:author="Daniel Ly" w:date="2025-09-29T16:37:00Z" w16du:dateUtc="2025-09-29T23:37:00Z">
              <w:r>
                <w:rPr>
                  <w:rFonts w:ascii="Cambria" w:eastAsia="Cambria" w:hAnsi="Cambria" w:cs="Cambria"/>
                  <w:sz w:val="20"/>
                  <w:szCs w:val="20"/>
                </w:rPr>
                <w:t xml:space="preserve">Story Memory </w:t>
              </w:r>
            </w:ins>
          </w:p>
        </w:tc>
        <w:tc>
          <w:tcPr>
            <w:tcW w:w="2276"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78F847F7" w14:textId="77777777" w:rsidR="00F92458" w:rsidRDefault="00F92458" w:rsidP="00BE2D38">
            <w:pPr>
              <w:widowControl w:val="0"/>
              <w:spacing w:line="240" w:lineRule="auto"/>
              <w:jc w:val="center"/>
              <w:rPr>
                <w:ins w:id="34" w:author="Daniel Ly" w:date="2025-09-29T16:37:00Z" w16du:dateUtc="2025-09-29T23:37:00Z"/>
                <w:rFonts w:ascii="Cambria" w:eastAsia="Cambria" w:hAnsi="Cambria" w:cs="Cambria"/>
                <w:sz w:val="20"/>
                <w:szCs w:val="20"/>
              </w:rPr>
            </w:pPr>
            <w:ins w:id="35" w:author="Daniel Ly" w:date="2025-09-29T16:37:00Z" w16du:dateUtc="2025-09-29T23:37: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7EDBFF2" w14:textId="77777777" w:rsidR="00F92458" w:rsidRDefault="00F92458" w:rsidP="00BE2D38">
            <w:pPr>
              <w:widowControl w:val="0"/>
              <w:spacing w:line="240" w:lineRule="auto"/>
              <w:jc w:val="center"/>
              <w:rPr>
                <w:ins w:id="36" w:author="Daniel Ly" w:date="2025-09-29T16:37:00Z" w16du:dateUtc="2025-09-29T23:37:00Z"/>
                <w:rFonts w:ascii="Cambria" w:eastAsia="Cambria" w:hAnsi="Cambria" w:cs="Cambria"/>
                <w:sz w:val="20"/>
                <w:szCs w:val="20"/>
              </w:rPr>
            </w:pPr>
            <w:ins w:id="37" w:author="Daniel Ly" w:date="2025-09-29T16:38:00Z" w16du:dateUtc="2025-09-29T23:38:00Z">
              <w:r>
                <w:rPr>
                  <w:rFonts w:ascii="Cambria" w:eastAsia="Cambria" w:hAnsi="Cambria" w:cs="Cambria"/>
                  <w:sz w:val="20"/>
                  <w:szCs w:val="20"/>
                </w:rPr>
                <w:t xml:space="preserve">{{ wraml_sm }} </w:t>
              </w:r>
            </w:ins>
            <w:ins w:id="38" w:author="Daniel Ly" w:date="2025-09-29T16:37:00Z" w16du:dateUtc="2025-09-29T23:37: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26E99270" w14:textId="77777777" w:rsidR="00F92458" w:rsidRDefault="00F92458" w:rsidP="00BE2D38">
            <w:pPr>
              <w:widowControl w:val="0"/>
              <w:spacing w:line="240" w:lineRule="auto"/>
              <w:jc w:val="center"/>
              <w:rPr>
                <w:ins w:id="39" w:author="Daniel Ly" w:date="2025-09-29T16:37:00Z" w16du:dateUtc="2025-09-29T23:37:00Z"/>
                <w:rFonts w:ascii="Cambria" w:eastAsia="Cambria" w:hAnsi="Cambria" w:cs="Cambria"/>
                <w:sz w:val="20"/>
                <w:szCs w:val="20"/>
              </w:rPr>
            </w:pPr>
            <w:ins w:id="40" w:author="Daniel Ly" w:date="2025-09-29T16:37:00Z" w16du:dateUtc="2025-09-29T23:37: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9A39F43" w14:textId="77777777" w:rsidR="00F92458" w:rsidRDefault="00F92458" w:rsidP="00BE2D38">
            <w:pPr>
              <w:widowControl w:val="0"/>
              <w:spacing w:line="240" w:lineRule="auto"/>
              <w:jc w:val="center"/>
              <w:rPr>
                <w:ins w:id="41" w:author="Daniel Ly" w:date="2025-09-29T16:37:00Z" w16du:dateUtc="2025-09-29T23:37:00Z"/>
                <w:rFonts w:ascii="Cambria" w:eastAsia="Cambria" w:hAnsi="Cambria" w:cs="Cambria"/>
                <w:sz w:val="20"/>
                <w:szCs w:val="20"/>
              </w:rPr>
            </w:pPr>
            <w:ins w:id="42" w:author="Daniel Ly" w:date="2025-09-29T16:38:00Z" w16du:dateUtc="2025-09-29T23:38:00Z">
              <w:r>
                <w:rPr>
                  <w:rFonts w:ascii="Cambria" w:eastAsia="Cambria" w:hAnsi="Cambria" w:cs="Cambria"/>
                  <w:sz w:val="20"/>
                  <w:szCs w:val="20"/>
                </w:rPr>
                <w:t xml:space="preserve">{{ wraml_sm }}  </w:t>
              </w:r>
            </w:ins>
          </w:p>
        </w:tc>
      </w:tr>
      <w:tr w:rsidR="00F92458" w14:paraId="03446E18" w14:textId="77777777" w:rsidTr="00BE2D38">
        <w:trPr>
          <w:cantSplit/>
          <w:trHeight w:val="288"/>
          <w:jc w:val="center"/>
          <w:ins w:id="43" w:author="Daniel Ly" w:date="2025-09-29T16:37:00Z"/>
        </w:trPr>
        <w:tc>
          <w:tcPr>
            <w:tcW w:w="1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3AC07739" w14:textId="77777777" w:rsidR="00F92458" w:rsidRDefault="00F92458" w:rsidP="00BE2D38">
            <w:pPr>
              <w:widowControl w:val="0"/>
              <w:spacing w:line="240" w:lineRule="auto"/>
              <w:rPr>
                <w:ins w:id="44" w:author="Daniel Ly" w:date="2025-09-29T16:37:00Z" w16du:dateUtc="2025-09-29T23:37:00Z"/>
                <w:rFonts w:ascii="Cambria" w:eastAsia="Cambria" w:hAnsi="Cambria" w:cs="Cambria"/>
                <w:sz w:val="20"/>
                <w:szCs w:val="20"/>
              </w:rPr>
            </w:pPr>
            <w:ins w:id="45" w:author="Daniel Ly" w:date="2025-09-29T16:37:00Z" w16du:dateUtc="2025-09-29T23:37:00Z">
              <w:r>
                <w:rPr>
                  <w:rFonts w:ascii="Cambria" w:eastAsia="Cambria" w:hAnsi="Cambria" w:cs="Cambria"/>
                  <w:sz w:val="20"/>
                  <w:szCs w:val="20"/>
                </w:rPr>
                <w:t xml:space="preserve">Verbal Learning </w:t>
              </w:r>
            </w:ins>
          </w:p>
        </w:tc>
        <w:tc>
          <w:tcPr>
            <w:tcW w:w="2276"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04AA9E5A" w14:textId="77777777" w:rsidR="00F92458" w:rsidRDefault="00F92458" w:rsidP="00BE2D38">
            <w:pPr>
              <w:widowControl w:val="0"/>
              <w:spacing w:line="240" w:lineRule="auto"/>
              <w:jc w:val="center"/>
              <w:rPr>
                <w:ins w:id="46" w:author="Daniel Ly" w:date="2025-09-29T16:37:00Z" w16du:dateUtc="2025-09-29T23:37:00Z"/>
                <w:rFonts w:ascii="Cambria" w:eastAsia="Cambria" w:hAnsi="Cambria" w:cs="Cambria"/>
                <w:sz w:val="20"/>
                <w:szCs w:val="20"/>
              </w:rPr>
            </w:pPr>
            <w:ins w:id="47" w:author="Daniel Ly" w:date="2025-09-29T16:37:00Z" w16du:dateUtc="2025-09-29T23:37: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089919A" w14:textId="77777777" w:rsidR="00F92458" w:rsidRDefault="00F92458" w:rsidP="00BE2D38">
            <w:pPr>
              <w:widowControl w:val="0"/>
              <w:spacing w:line="240" w:lineRule="auto"/>
              <w:jc w:val="center"/>
              <w:rPr>
                <w:ins w:id="48" w:author="Daniel Ly" w:date="2025-09-29T16:37:00Z" w16du:dateUtc="2025-09-29T23:37:00Z"/>
                <w:rFonts w:ascii="Cambria" w:eastAsia="Cambria" w:hAnsi="Cambria" w:cs="Cambria"/>
                <w:sz w:val="20"/>
                <w:szCs w:val="20"/>
              </w:rPr>
            </w:pPr>
            <w:ins w:id="49" w:author="Daniel Ly" w:date="2025-09-29T16:38:00Z" w16du:dateUtc="2025-09-29T23:38:00Z">
              <w:r>
                <w:rPr>
                  <w:rFonts w:ascii="Cambria" w:eastAsia="Cambria" w:hAnsi="Cambria" w:cs="Cambria"/>
                  <w:sz w:val="20"/>
                  <w:szCs w:val="20"/>
                </w:rPr>
                <w:t>{{ wraml_vl }}</w:t>
              </w:r>
            </w:ins>
          </w:p>
        </w:tc>
        <w:tc>
          <w:tcPr>
            <w:tcW w:w="2276"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58A38F8B" w14:textId="77777777" w:rsidR="00F92458" w:rsidRDefault="00F92458" w:rsidP="00BE2D38">
            <w:pPr>
              <w:widowControl w:val="0"/>
              <w:spacing w:line="240" w:lineRule="auto"/>
              <w:jc w:val="center"/>
              <w:rPr>
                <w:ins w:id="50" w:author="Daniel Ly" w:date="2025-09-29T16:37:00Z" w16du:dateUtc="2025-09-29T23:37:00Z"/>
                <w:rFonts w:ascii="Cambria" w:eastAsia="Cambria" w:hAnsi="Cambria" w:cs="Cambria"/>
                <w:sz w:val="20"/>
                <w:szCs w:val="20"/>
              </w:rPr>
            </w:pPr>
            <w:ins w:id="51" w:author="Daniel Ly" w:date="2025-09-29T16:37:00Z" w16du:dateUtc="2025-09-29T23:37: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15C6B618" w14:textId="77777777" w:rsidR="00F92458" w:rsidRDefault="00F92458" w:rsidP="00BE2D38">
            <w:pPr>
              <w:widowControl w:val="0"/>
              <w:spacing w:line="240" w:lineRule="auto"/>
              <w:jc w:val="center"/>
              <w:rPr>
                <w:ins w:id="52" w:author="Daniel Ly" w:date="2025-09-29T16:37:00Z" w16du:dateUtc="2025-09-29T23:37:00Z"/>
                <w:rFonts w:ascii="Cambria" w:eastAsia="Cambria" w:hAnsi="Cambria" w:cs="Cambria"/>
                <w:sz w:val="20"/>
                <w:szCs w:val="20"/>
              </w:rPr>
            </w:pPr>
            <w:ins w:id="53" w:author="Daniel Ly" w:date="2025-09-29T16:38:00Z" w16du:dateUtc="2025-09-29T23:38:00Z">
              <w:r>
                <w:rPr>
                  <w:rFonts w:ascii="Cambria" w:eastAsia="Cambria" w:hAnsi="Cambria" w:cs="Cambria"/>
                  <w:sz w:val="20"/>
                  <w:szCs w:val="20"/>
                </w:rPr>
                <w:t>{{ wraml_vl }}</w:t>
              </w:r>
            </w:ins>
          </w:p>
        </w:tc>
      </w:tr>
      <w:tr w:rsidR="00F92458" w14:paraId="0C7F3D6A" w14:textId="77777777" w:rsidTr="00BE2D38">
        <w:trPr>
          <w:cantSplit/>
          <w:trHeight w:val="288"/>
          <w:jc w:val="center"/>
          <w:ins w:id="54" w:author="Daniel Ly" w:date="2025-09-29T16:37:00Z"/>
        </w:trPr>
        <w:tc>
          <w:tcPr>
            <w:tcW w:w="1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73404B1C" w14:textId="77777777" w:rsidR="00F92458" w:rsidRDefault="00F92458" w:rsidP="00BE2D38">
            <w:pPr>
              <w:widowControl w:val="0"/>
              <w:spacing w:line="240" w:lineRule="auto"/>
              <w:rPr>
                <w:ins w:id="55" w:author="Daniel Ly" w:date="2025-09-29T16:37:00Z" w16du:dateUtc="2025-09-29T23:37:00Z"/>
                <w:rFonts w:ascii="Cambria" w:eastAsia="Cambria" w:hAnsi="Cambria" w:cs="Cambria"/>
                <w:sz w:val="20"/>
                <w:szCs w:val="20"/>
              </w:rPr>
            </w:pPr>
            <w:ins w:id="56" w:author="Daniel Ly" w:date="2025-09-29T16:37:00Z" w16du:dateUtc="2025-09-29T23:37:00Z">
              <w:r>
                <w:rPr>
                  <w:rFonts w:ascii="Cambria" w:eastAsia="Cambria" w:hAnsi="Cambria" w:cs="Cambria"/>
                  <w:sz w:val="20"/>
                  <w:szCs w:val="20"/>
                </w:rPr>
                <w:t xml:space="preserve">Finger Windows </w:t>
              </w:r>
            </w:ins>
          </w:p>
        </w:tc>
        <w:tc>
          <w:tcPr>
            <w:tcW w:w="2276"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048E5A74" w14:textId="77777777" w:rsidR="00F92458" w:rsidRDefault="00F92458" w:rsidP="00BE2D38">
            <w:pPr>
              <w:widowControl w:val="0"/>
              <w:spacing w:line="240" w:lineRule="auto"/>
              <w:jc w:val="center"/>
              <w:rPr>
                <w:ins w:id="57" w:author="Daniel Ly" w:date="2025-09-29T16:37:00Z" w16du:dateUtc="2025-09-29T23:37:00Z"/>
                <w:rFonts w:ascii="Cambria" w:eastAsia="Cambria" w:hAnsi="Cambria" w:cs="Cambria"/>
                <w:sz w:val="20"/>
                <w:szCs w:val="20"/>
              </w:rPr>
            </w:pPr>
            <w:ins w:id="58" w:author="Daniel Ly" w:date="2025-09-29T16:37:00Z" w16du:dateUtc="2025-09-29T23:37: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6430C01F" w14:textId="77777777" w:rsidR="00F92458" w:rsidRDefault="00F92458" w:rsidP="00BE2D38">
            <w:pPr>
              <w:widowControl w:val="0"/>
              <w:spacing w:line="240" w:lineRule="auto"/>
              <w:jc w:val="center"/>
              <w:rPr>
                <w:ins w:id="59" w:author="Daniel Ly" w:date="2025-09-29T16:37:00Z" w16du:dateUtc="2025-09-29T23:37:00Z"/>
                <w:rFonts w:ascii="Cambria" w:eastAsia="Cambria" w:hAnsi="Cambria" w:cs="Cambria"/>
                <w:sz w:val="20"/>
                <w:szCs w:val="20"/>
              </w:rPr>
            </w:pPr>
            <w:ins w:id="60" w:author="Daniel Ly" w:date="2025-09-29T16:37:00Z" w16du:dateUtc="2025-09-29T23:37: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3D475701" w14:textId="77777777" w:rsidR="00F92458" w:rsidRDefault="00F92458" w:rsidP="00BE2D38">
            <w:pPr>
              <w:widowControl w:val="0"/>
              <w:spacing w:line="240" w:lineRule="auto"/>
              <w:jc w:val="center"/>
              <w:rPr>
                <w:ins w:id="61" w:author="Daniel Ly" w:date="2025-09-29T16:37:00Z" w16du:dateUtc="2025-09-29T23:37:00Z"/>
                <w:rFonts w:ascii="Cambria" w:eastAsia="Cambria" w:hAnsi="Cambria" w:cs="Cambria"/>
                <w:sz w:val="20"/>
                <w:szCs w:val="20"/>
              </w:rPr>
            </w:pPr>
            <w:ins w:id="62" w:author="Daniel Ly" w:date="2025-09-29T16:38:00Z" w16du:dateUtc="2025-09-29T23:38:00Z">
              <w:r>
                <w:rPr>
                  <w:rFonts w:ascii="Cambria" w:eastAsia="Cambria" w:hAnsi="Cambria" w:cs="Cambria"/>
                  <w:sz w:val="20"/>
                  <w:szCs w:val="20"/>
                </w:rPr>
                <w:t xml:space="preserve">{{ wraml_fw }} </w:t>
              </w:r>
            </w:ins>
            <w:ins w:id="63" w:author="Daniel Ly" w:date="2025-09-29T16:37:00Z" w16du:dateUtc="2025-09-29T23:37: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4E190DC" w14:textId="77777777" w:rsidR="00F92458" w:rsidRDefault="00F92458" w:rsidP="00BE2D38">
            <w:pPr>
              <w:widowControl w:val="0"/>
              <w:spacing w:line="240" w:lineRule="auto"/>
              <w:jc w:val="center"/>
              <w:rPr>
                <w:ins w:id="64" w:author="Daniel Ly" w:date="2025-09-29T16:37:00Z" w16du:dateUtc="2025-09-29T23:37:00Z"/>
                <w:rFonts w:ascii="Cambria" w:eastAsia="Cambria" w:hAnsi="Cambria" w:cs="Cambria"/>
                <w:sz w:val="20"/>
                <w:szCs w:val="20"/>
              </w:rPr>
            </w:pPr>
            <w:ins w:id="65" w:author="Daniel Ly" w:date="2025-09-29T16:38:00Z" w16du:dateUtc="2025-09-29T23:38:00Z">
              <w:r>
                <w:rPr>
                  <w:rFonts w:ascii="Cambria" w:eastAsia="Cambria" w:hAnsi="Cambria" w:cs="Cambria"/>
                  <w:sz w:val="20"/>
                  <w:szCs w:val="20"/>
                </w:rPr>
                <w:t xml:space="preserve">{{ wraml_fw }}  </w:t>
              </w:r>
            </w:ins>
          </w:p>
        </w:tc>
      </w:tr>
      <w:tr w:rsidR="00F92458" w14:paraId="752A272C" w14:textId="77777777" w:rsidTr="00BE2D38">
        <w:trPr>
          <w:cantSplit/>
          <w:trHeight w:val="288"/>
          <w:jc w:val="center"/>
          <w:ins w:id="66" w:author="Daniel Ly" w:date="2025-09-29T16:37:00Z"/>
        </w:trPr>
        <w:tc>
          <w:tcPr>
            <w:tcW w:w="1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0863B7CB" w14:textId="77777777" w:rsidR="00F92458" w:rsidRDefault="00F92458" w:rsidP="00BE2D38">
            <w:pPr>
              <w:widowControl w:val="0"/>
              <w:spacing w:line="240" w:lineRule="auto"/>
              <w:rPr>
                <w:ins w:id="67" w:author="Daniel Ly" w:date="2025-09-29T16:37:00Z" w16du:dateUtc="2025-09-29T23:37:00Z"/>
                <w:rFonts w:ascii="Cambria" w:eastAsia="Cambria" w:hAnsi="Cambria" w:cs="Cambria"/>
                <w:sz w:val="20"/>
                <w:szCs w:val="20"/>
              </w:rPr>
            </w:pPr>
            <w:ins w:id="68" w:author="Daniel Ly" w:date="2025-09-29T16:37:00Z" w16du:dateUtc="2025-09-29T23:37:00Z">
              <w:r>
                <w:rPr>
                  <w:rFonts w:ascii="Cambria" w:eastAsia="Cambria" w:hAnsi="Cambria" w:cs="Cambria"/>
                  <w:sz w:val="20"/>
                  <w:szCs w:val="20"/>
                </w:rPr>
                <w:t xml:space="preserve">Number Letter </w:t>
              </w:r>
            </w:ins>
          </w:p>
        </w:tc>
        <w:tc>
          <w:tcPr>
            <w:tcW w:w="2276"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748EA7A2" w14:textId="77777777" w:rsidR="00F92458" w:rsidRDefault="00F92458" w:rsidP="00BE2D38">
            <w:pPr>
              <w:widowControl w:val="0"/>
              <w:spacing w:line="240" w:lineRule="auto"/>
              <w:jc w:val="center"/>
              <w:rPr>
                <w:ins w:id="69" w:author="Daniel Ly" w:date="2025-09-29T16:37:00Z" w16du:dateUtc="2025-09-29T23:37:00Z"/>
                <w:rFonts w:ascii="Cambria" w:eastAsia="Cambria" w:hAnsi="Cambria" w:cs="Cambria"/>
                <w:sz w:val="20"/>
                <w:szCs w:val="20"/>
              </w:rPr>
            </w:pPr>
            <w:ins w:id="70" w:author="Daniel Ly" w:date="2025-09-29T16:37:00Z" w16du:dateUtc="2025-09-29T23:37: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1FC1D73B" w14:textId="77777777" w:rsidR="00F92458" w:rsidRDefault="00F92458" w:rsidP="00BE2D38">
            <w:pPr>
              <w:widowControl w:val="0"/>
              <w:spacing w:line="240" w:lineRule="auto"/>
              <w:jc w:val="center"/>
              <w:rPr>
                <w:ins w:id="71" w:author="Daniel Ly" w:date="2025-09-29T16:37:00Z" w16du:dateUtc="2025-09-29T23:37:00Z"/>
                <w:rFonts w:ascii="Cambria" w:eastAsia="Cambria" w:hAnsi="Cambria" w:cs="Cambria"/>
                <w:sz w:val="20"/>
                <w:szCs w:val="20"/>
              </w:rPr>
            </w:pPr>
            <w:ins w:id="72" w:author="Daniel Ly" w:date="2025-09-29T16:37:00Z" w16du:dateUtc="2025-09-29T23:37: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A6AC321" w14:textId="77777777" w:rsidR="00F92458" w:rsidRDefault="00F92458" w:rsidP="00BE2D38">
            <w:pPr>
              <w:widowControl w:val="0"/>
              <w:spacing w:line="240" w:lineRule="auto"/>
              <w:jc w:val="center"/>
              <w:rPr>
                <w:ins w:id="73" w:author="Daniel Ly" w:date="2025-09-29T16:37:00Z" w16du:dateUtc="2025-09-29T23:37:00Z"/>
                <w:rFonts w:ascii="Cambria" w:eastAsia="Cambria" w:hAnsi="Cambria" w:cs="Cambria"/>
                <w:sz w:val="20"/>
                <w:szCs w:val="20"/>
              </w:rPr>
            </w:pPr>
            <w:ins w:id="74" w:author="Daniel Ly" w:date="2025-09-29T16:38:00Z" w16du:dateUtc="2025-09-29T23:38:00Z">
              <w:r>
                <w:rPr>
                  <w:rFonts w:ascii="Cambria" w:eastAsia="Cambria" w:hAnsi="Cambria" w:cs="Cambria"/>
                  <w:sz w:val="20"/>
                  <w:szCs w:val="20"/>
                </w:rPr>
                <w:t xml:space="preserve">{{ wraml_nl }} </w:t>
              </w:r>
            </w:ins>
            <w:ins w:id="75" w:author="Daniel Ly" w:date="2025-09-29T16:37:00Z" w16du:dateUtc="2025-09-29T23:37: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1CCCBAE2" w14:textId="77777777" w:rsidR="00F92458" w:rsidRDefault="00F92458" w:rsidP="00BE2D38">
            <w:pPr>
              <w:widowControl w:val="0"/>
              <w:spacing w:line="240" w:lineRule="auto"/>
              <w:jc w:val="center"/>
              <w:rPr>
                <w:ins w:id="76" w:author="Daniel Ly" w:date="2025-09-29T16:37:00Z" w16du:dateUtc="2025-09-29T23:37:00Z"/>
                <w:rFonts w:ascii="Cambria" w:eastAsia="Cambria" w:hAnsi="Cambria" w:cs="Cambria"/>
                <w:sz w:val="20"/>
                <w:szCs w:val="20"/>
              </w:rPr>
            </w:pPr>
            <w:ins w:id="77" w:author="Daniel Ly" w:date="2025-09-29T16:38:00Z" w16du:dateUtc="2025-09-29T23:38:00Z">
              <w:r>
                <w:rPr>
                  <w:rFonts w:ascii="Cambria" w:eastAsia="Cambria" w:hAnsi="Cambria" w:cs="Cambria"/>
                  <w:sz w:val="20"/>
                  <w:szCs w:val="20"/>
                </w:rPr>
                <w:t xml:space="preserve">{{ wraml_nl }}  </w:t>
              </w:r>
            </w:ins>
          </w:p>
        </w:tc>
      </w:tr>
      <w:tr w:rsidR="00F92458" w14:paraId="7C4D41B0" w14:textId="77777777" w:rsidTr="00BE2D38">
        <w:trPr>
          <w:cantSplit/>
          <w:trHeight w:val="288"/>
          <w:jc w:val="center"/>
          <w:ins w:id="78" w:author="Daniel Ly" w:date="2025-09-29T16:37:00Z"/>
        </w:trPr>
        <w:tc>
          <w:tcPr>
            <w:tcW w:w="1711"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6D2DB03A" w14:textId="77777777" w:rsidR="00F92458" w:rsidRDefault="00F92458" w:rsidP="00BE2D38">
            <w:pPr>
              <w:widowControl w:val="0"/>
              <w:spacing w:line="240" w:lineRule="auto"/>
              <w:rPr>
                <w:ins w:id="79" w:author="Daniel Ly" w:date="2025-09-29T16:37:00Z" w16du:dateUtc="2025-09-29T23:37:00Z"/>
                <w:rFonts w:ascii="Cambria" w:eastAsia="Cambria" w:hAnsi="Cambria" w:cs="Cambria"/>
                <w:sz w:val="20"/>
                <w:szCs w:val="20"/>
              </w:rPr>
            </w:pPr>
          </w:p>
        </w:tc>
        <w:tc>
          <w:tcPr>
            <w:tcW w:w="2276"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0CCE9AFB" w14:textId="77777777" w:rsidR="00F92458" w:rsidRDefault="00F92458" w:rsidP="00BE2D38">
            <w:pPr>
              <w:widowControl w:val="0"/>
              <w:spacing w:line="240" w:lineRule="auto"/>
              <w:jc w:val="center"/>
              <w:rPr>
                <w:ins w:id="80" w:author="Daniel Ly" w:date="2025-09-29T16:37:00Z" w16du:dateUtc="2025-09-29T23:37:00Z"/>
                <w:rFonts w:ascii="Cambria" w:eastAsia="Cambria" w:hAnsi="Cambria" w:cs="Cambria"/>
                <w:sz w:val="20"/>
                <w:szCs w:val="20"/>
              </w:rPr>
            </w:pPr>
            <w:ins w:id="81" w:author="Daniel Ly" w:date="2025-09-29T16:37:00Z" w16du:dateUtc="2025-09-29T23:37:00Z">
              <w:r>
                <w:rPr>
                  <w:rFonts w:ascii="Cambria" w:eastAsia="Cambria" w:hAnsi="Cambria" w:cs="Cambria"/>
                  <w:b/>
                  <w:sz w:val="20"/>
                  <w:szCs w:val="20"/>
                </w:rPr>
                <w:t>Visual Immediate Memory</w:t>
              </w:r>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6D1C570A" w14:textId="77777777" w:rsidR="00F92458" w:rsidRDefault="00F92458" w:rsidP="00BE2D38">
            <w:pPr>
              <w:widowControl w:val="0"/>
              <w:spacing w:line="240" w:lineRule="auto"/>
              <w:jc w:val="center"/>
              <w:rPr>
                <w:ins w:id="82" w:author="Daniel Ly" w:date="2025-09-29T16:37:00Z" w16du:dateUtc="2025-09-29T23:37:00Z"/>
                <w:rFonts w:ascii="Cambria" w:eastAsia="Cambria" w:hAnsi="Cambria" w:cs="Cambria"/>
                <w:sz w:val="20"/>
                <w:szCs w:val="20"/>
              </w:rPr>
            </w:pPr>
            <w:ins w:id="83" w:author="Daniel Ly" w:date="2025-09-29T16:37:00Z" w16du:dateUtc="2025-09-29T23:37:00Z">
              <w:r>
                <w:rPr>
                  <w:rFonts w:ascii="Cambria" w:eastAsia="Cambria" w:hAnsi="Cambria" w:cs="Cambria"/>
                  <w:b/>
                  <w:sz w:val="20"/>
                  <w:szCs w:val="20"/>
                </w:rPr>
                <w:t>Verbal Immediate Memory</w:t>
              </w:r>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7343FBE3" w14:textId="77777777" w:rsidR="00F92458" w:rsidRDefault="00F92458" w:rsidP="00BE2D38">
            <w:pPr>
              <w:widowControl w:val="0"/>
              <w:spacing w:line="240" w:lineRule="auto"/>
              <w:jc w:val="center"/>
              <w:rPr>
                <w:ins w:id="84" w:author="Daniel Ly" w:date="2025-09-29T16:37:00Z" w16du:dateUtc="2025-09-29T23:37:00Z"/>
                <w:rFonts w:ascii="Cambria" w:eastAsia="Cambria" w:hAnsi="Cambria" w:cs="Cambria"/>
                <w:b/>
                <w:sz w:val="20"/>
                <w:szCs w:val="20"/>
              </w:rPr>
            </w:pPr>
            <w:ins w:id="85" w:author="Daniel Ly" w:date="2025-09-29T16:37:00Z" w16du:dateUtc="2025-09-29T23:37:00Z">
              <w:r>
                <w:rPr>
                  <w:rFonts w:ascii="Cambria" w:eastAsia="Cambria" w:hAnsi="Cambria" w:cs="Cambria"/>
                  <w:b/>
                  <w:sz w:val="20"/>
                  <w:szCs w:val="20"/>
                </w:rPr>
                <w:t>Attention/</w:t>
              </w:r>
            </w:ins>
          </w:p>
          <w:p w14:paraId="12232AFB" w14:textId="77777777" w:rsidR="00F92458" w:rsidRDefault="00F92458" w:rsidP="00BE2D38">
            <w:pPr>
              <w:widowControl w:val="0"/>
              <w:spacing w:line="240" w:lineRule="auto"/>
              <w:jc w:val="center"/>
              <w:rPr>
                <w:ins w:id="86" w:author="Daniel Ly" w:date="2025-09-29T16:37:00Z" w16du:dateUtc="2025-09-29T23:37:00Z"/>
                <w:rFonts w:ascii="Cambria" w:eastAsia="Cambria" w:hAnsi="Cambria" w:cs="Cambria"/>
                <w:sz w:val="20"/>
                <w:szCs w:val="20"/>
              </w:rPr>
            </w:pPr>
            <w:ins w:id="87" w:author="Daniel Ly" w:date="2025-09-29T16:37:00Z" w16du:dateUtc="2025-09-29T23:37:00Z">
              <w:r>
                <w:rPr>
                  <w:rFonts w:ascii="Cambria" w:eastAsia="Cambria" w:hAnsi="Cambria" w:cs="Cambria"/>
                  <w:b/>
                  <w:sz w:val="20"/>
                  <w:szCs w:val="20"/>
                </w:rPr>
                <w:t>Concentration</w:t>
              </w:r>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6A3487DE" w14:textId="77777777" w:rsidR="00F92458" w:rsidRDefault="00F92458" w:rsidP="00BE2D38">
            <w:pPr>
              <w:widowControl w:val="0"/>
              <w:spacing w:line="240" w:lineRule="auto"/>
              <w:jc w:val="center"/>
              <w:rPr>
                <w:ins w:id="88" w:author="Daniel Ly" w:date="2025-09-29T16:37:00Z" w16du:dateUtc="2025-09-29T23:37:00Z"/>
                <w:rFonts w:ascii="Cambria" w:eastAsia="Cambria" w:hAnsi="Cambria" w:cs="Cambria"/>
                <w:sz w:val="20"/>
                <w:szCs w:val="20"/>
              </w:rPr>
            </w:pPr>
            <w:ins w:id="89" w:author="Daniel Ly" w:date="2025-09-29T16:37:00Z" w16du:dateUtc="2025-09-29T23:37:00Z">
              <w:r>
                <w:rPr>
                  <w:rFonts w:ascii="Cambria" w:eastAsia="Cambria" w:hAnsi="Cambria" w:cs="Cambria"/>
                  <w:b/>
                  <w:sz w:val="20"/>
                  <w:szCs w:val="20"/>
                </w:rPr>
                <w:t>General Immediate Memory</w:t>
              </w:r>
            </w:ins>
          </w:p>
        </w:tc>
      </w:tr>
      <w:tr w:rsidR="00F92458" w14:paraId="7CD1EEB5" w14:textId="77777777" w:rsidTr="00BE2D38">
        <w:trPr>
          <w:cantSplit/>
          <w:trHeight w:val="288"/>
          <w:jc w:val="center"/>
          <w:ins w:id="90" w:author="Daniel Ly" w:date="2025-09-29T16:37:00Z"/>
        </w:trPr>
        <w:tc>
          <w:tcPr>
            <w:tcW w:w="1711"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3ADDE84F" w14:textId="77777777" w:rsidR="00F92458" w:rsidRDefault="00F92458" w:rsidP="00BE2D38">
            <w:pPr>
              <w:widowControl w:val="0"/>
              <w:spacing w:line="240" w:lineRule="auto"/>
              <w:rPr>
                <w:ins w:id="91" w:author="Daniel Ly" w:date="2025-09-29T16:37:00Z" w16du:dateUtc="2025-09-29T23:37:00Z"/>
                <w:rFonts w:ascii="Cambria" w:eastAsia="Cambria" w:hAnsi="Cambria" w:cs="Cambria"/>
                <w:b/>
                <w:sz w:val="20"/>
                <w:szCs w:val="20"/>
              </w:rPr>
            </w:pPr>
            <w:ins w:id="92" w:author="Daniel Ly" w:date="2025-09-29T16:37:00Z" w16du:dateUtc="2025-09-29T23:37:00Z">
              <w:r>
                <w:rPr>
                  <w:rFonts w:ascii="Cambria" w:eastAsia="Cambria" w:hAnsi="Cambria" w:cs="Cambria"/>
                  <w:b/>
                  <w:sz w:val="20"/>
                  <w:szCs w:val="20"/>
                </w:rPr>
                <w:t>Index Score (SS)</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E2603C6" w14:textId="77777777" w:rsidR="00F92458" w:rsidRDefault="00F92458" w:rsidP="00BE2D38">
            <w:pPr>
              <w:widowControl w:val="0"/>
              <w:spacing w:line="240" w:lineRule="auto"/>
              <w:jc w:val="center"/>
              <w:rPr>
                <w:ins w:id="93" w:author="Daniel Ly" w:date="2025-09-29T16:37:00Z" w16du:dateUtc="2025-09-29T23:37:00Z"/>
                <w:rFonts w:ascii="Cambria" w:eastAsia="Cambria" w:hAnsi="Cambria" w:cs="Cambria"/>
                <w:sz w:val="20"/>
                <w:szCs w:val="20"/>
              </w:rPr>
            </w:pPr>
            <w:ins w:id="94" w:author="Daniel Ly" w:date="2025-09-29T16:38:00Z" w16du:dateUtc="2025-09-29T23:38:00Z">
              <w:r>
                <w:rPr>
                  <w:rFonts w:ascii="Cambria" w:eastAsia="Cambria" w:hAnsi="Cambria" w:cs="Cambria"/>
                  <w:sz w:val="20"/>
                  <w:szCs w:val="20"/>
                </w:rPr>
                <w:t>{{</w:t>
              </w:r>
            </w:ins>
            <w:ins w:id="95" w:author="Daniel Ly" w:date="2025-09-29T16:39:00Z" w16du:dateUtc="2025-09-29T23:39:00Z">
              <w:r>
                <w:rPr>
                  <w:rFonts w:ascii="Cambria" w:eastAsia="Cambria" w:hAnsi="Cambria" w:cs="Cambria"/>
                  <w:sz w:val="20"/>
                  <w:szCs w:val="20"/>
                </w:rPr>
                <w:t xml:space="preserve"> visualim_ss </w:t>
              </w:r>
            </w:ins>
            <w:ins w:id="96" w:author="Daniel Ly" w:date="2025-09-29T16:38:00Z" w16du:dateUtc="2025-09-29T23:38:00Z">
              <w:r>
                <w:rPr>
                  <w:rFonts w:ascii="Cambria" w:eastAsia="Cambria" w:hAnsi="Cambria" w:cs="Cambria"/>
                  <w:sz w:val="20"/>
                  <w:szCs w:val="20"/>
                </w:rPr>
                <w:t>}}</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436BC468" w14:textId="77777777" w:rsidR="00F92458" w:rsidRDefault="00F92458" w:rsidP="00BE2D38">
            <w:pPr>
              <w:widowControl w:val="0"/>
              <w:spacing w:line="240" w:lineRule="auto"/>
              <w:jc w:val="center"/>
              <w:rPr>
                <w:ins w:id="97" w:author="Daniel Ly" w:date="2025-09-29T16:37:00Z" w16du:dateUtc="2025-09-29T23:37:00Z"/>
                <w:rFonts w:ascii="Cambria" w:eastAsia="Cambria" w:hAnsi="Cambria" w:cs="Cambria"/>
                <w:sz w:val="20"/>
                <w:szCs w:val="20"/>
              </w:rPr>
            </w:pPr>
            <w:ins w:id="98" w:author="Daniel Ly" w:date="2025-09-29T16:39:00Z" w16du:dateUtc="2025-09-29T23:39:00Z">
              <w:r>
                <w:rPr>
                  <w:rFonts w:ascii="Cambria" w:eastAsia="Cambria" w:hAnsi="Cambria" w:cs="Cambria"/>
                  <w:sz w:val="20"/>
                  <w:szCs w:val="20"/>
                </w:rPr>
                <w:t xml:space="preserve">{{ </w:t>
              </w:r>
            </w:ins>
            <w:r>
              <w:rPr>
                <w:rFonts w:ascii="Cambria" w:eastAsia="Cambria" w:hAnsi="Cambria" w:cs="Cambria"/>
                <w:sz w:val="20"/>
                <w:szCs w:val="20"/>
              </w:rPr>
              <w:t>verbalim</w:t>
            </w:r>
            <w:ins w:id="99" w:author="Daniel Ly" w:date="2025-09-29T16:39:00Z" w16du:dateUtc="2025-09-29T23:39:00Z">
              <w:r>
                <w:rPr>
                  <w:rFonts w:ascii="Cambria" w:eastAsia="Cambria" w:hAnsi="Cambria" w:cs="Cambria"/>
                  <w:sz w:val="20"/>
                  <w:szCs w:val="20"/>
                </w:rPr>
                <w:t>_ss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185A9ED4" w14:textId="77777777" w:rsidR="00F92458" w:rsidRDefault="00F92458" w:rsidP="00BE2D38">
            <w:pPr>
              <w:widowControl w:val="0"/>
              <w:spacing w:line="240" w:lineRule="auto"/>
              <w:jc w:val="center"/>
              <w:rPr>
                <w:ins w:id="100" w:author="Daniel Ly" w:date="2025-09-29T16:37:00Z" w16du:dateUtc="2025-09-29T23:37:00Z"/>
                <w:rFonts w:ascii="Cambria" w:eastAsia="Cambria" w:hAnsi="Cambria" w:cs="Cambria"/>
                <w:sz w:val="20"/>
                <w:szCs w:val="20"/>
              </w:rPr>
            </w:pPr>
            <w:ins w:id="101" w:author="Daniel Ly" w:date="2025-09-29T16:39:00Z" w16du:dateUtc="2025-09-29T23:39:00Z">
              <w:r>
                <w:rPr>
                  <w:rFonts w:ascii="Cambria" w:eastAsia="Cambria" w:hAnsi="Cambria" w:cs="Cambria"/>
                  <w:sz w:val="20"/>
                  <w:szCs w:val="20"/>
                </w:rPr>
                <w:t>{{ ac_ss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78BE4B5" w14:textId="77777777" w:rsidR="00F92458" w:rsidRDefault="00F92458" w:rsidP="00BE2D38">
            <w:pPr>
              <w:widowControl w:val="0"/>
              <w:spacing w:line="240" w:lineRule="auto"/>
              <w:jc w:val="center"/>
              <w:rPr>
                <w:ins w:id="102" w:author="Daniel Ly" w:date="2025-09-29T16:37:00Z" w16du:dateUtc="2025-09-29T23:37:00Z"/>
                <w:rFonts w:ascii="Cambria" w:eastAsia="Cambria" w:hAnsi="Cambria" w:cs="Cambria"/>
                <w:sz w:val="20"/>
                <w:szCs w:val="20"/>
              </w:rPr>
            </w:pPr>
            <w:ins w:id="103" w:author="Daniel Ly" w:date="2025-09-29T16:39:00Z" w16du:dateUtc="2025-09-29T23:39:00Z">
              <w:r>
                <w:rPr>
                  <w:rFonts w:ascii="Cambria" w:eastAsia="Cambria" w:hAnsi="Cambria" w:cs="Cambria"/>
                  <w:sz w:val="20"/>
                  <w:szCs w:val="20"/>
                </w:rPr>
                <w:t xml:space="preserve">{{ </w:t>
              </w:r>
            </w:ins>
            <w:r>
              <w:rPr>
                <w:rFonts w:ascii="Cambria" w:eastAsia="Cambria" w:hAnsi="Cambria" w:cs="Cambria"/>
                <w:sz w:val="20"/>
                <w:szCs w:val="20"/>
              </w:rPr>
              <w:t>gmi</w:t>
            </w:r>
            <w:ins w:id="104" w:author="Daniel Ly" w:date="2025-09-29T16:39:00Z" w16du:dateUtc="2025-09-29T23:39:00Z">
              <w:r>
                <w:rPr>
                  <w:rFonts w:ascii="Cambria" w:eastAsia="Cambria" w:hAnsi="Cambria" w:cs="Cambria"/>
                  <w:sz w:val="20"/>
                  <w:szCs w:val="20"/>
                </w:rPr>
                <w:t>_ss }}</w:t>
              </w:r>
            </w:ins>
          </w:p>
        </w:tc>
      </w:tr>
      <w:tr w:rsidR="00F92458" w14:paraId="21B71403" w14:textId="77777777" w:rsidTr="00BE2D38">
        <w:trPr>
          <w:cantSplit/>
          <w:trHeight w:val="288"/>
          <w:jc w:val="center"/>
          <w:ins w:id="105" w:author="Daniel Ly" w:date="2025-09-29T16:37:00Z"/>
        </w:trPr>
        <w:tc>
          <w:tcPr>
            <w:tcW w:w="1711"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1CBF98BB" w14:textId="77777777" w:rsidR="00F92458" w:rsidRDefault="00F92458" w:rsidP="00BE2D38">
            <w:pPr>
              <w:widowControl w:val="0"/>
              <w:spacing w:line="240" w:lineRule="auto"/>
              <w:rPr>
                <w:ins w:id="106" w:author="Daniel Ly" w:date="2025-09-29T16:37:00Z" w16du:dateUtc="2025-09-29T23:37:00Z"/>
                <w:rFonts w:ascii="Cambria" w:eastAsia="Cambria" w:hAnsi="Cambria" w:cs="Cambria"/>
                <w:b/>
                <w:sz w:val="20"/>
                <w:szCs w:val="20"/>
              </w:rPr>
            </w:pPr>
            <w:ins w:id="107" w:author="Daniel Ly" w:date="2025-09-29T16:37:00Z" w16du:dateUtc="2025-09-29T23:37:00Z">
              <w:r>
                <w:rPr>
                  <w:rFonts w:ascii="Cambria" w:eastAsia="Cambria" w:hAnsi="Cambria" w:cs="Cambria"/>
                  <w:b/>
                  <w:sz w:val="20"/>
                  <w:szCs w:val="20"/>
                </w:rPr>
                <w:t>Percentile</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D5304E3" w14:textId="77777777" w:rsidR="00F92458" w:rsidRDefault="00F92458" w:rsidP="00BE2D38">
            <w:pPr>
              <w:widowControl w:val="0"/>
              <w:spacing w:line="240" w:lineRule="auto"/>
              <w:jc w:val="center"/>
              <w:rPr>
                <w:ins w:id="108" w:author="Daniel Ly" w:date="2025-09-29T16:37:00Z" w16du:dateUtc="2025-09-29T23:37:00Z"/>
                <w:rFonts w:ascii="Cambria" w:eastAsia="Cambria" w:hAnsi="Cambria" w:cs="Cambria"/>
                <w:sz w:val="20"/>
                <w:szCs w:val="20"/>
              </w:rPr>
            </w:pPr>
            <w:ins w:id="109" w:author="Daniel Ly" w:date="2025-09-29T16:39:00Z" w16du:dateUtc="2025-09-29T23:39:00Z">
              <w:r>
                <w:rPr>
                  <w:rFonts w:ascii="Cambria" w:eastAsia="Cambria" w:hAnsi="Cambria" w:cs="Cambria"/>
                  <w:sz w:val="20"/>
                  <w:szCs w:val="20"/>
                </w:rPr>
                <w:t>{{ visualim_</w:t>
              </w:r>
            </w:ins>
            <w:ins w:id="110" w:author="Daniel Ly" w:date="2025-09-29T16:40:00Z" w16du:dateUtc="2025-09-29T23:40:00Z">
              <w:r>
                <w:rPr>
                  <w:rFonts w:ascii="Cambria" w:eastAsia="Cambria" w:hAnsi="Cambria" w:cs="Cambria"/>
                  <w:sz w:val="20"/>
                  <w:szCs w:val="20"/>
                </w:rPr>
                <w:t>percentile</w:t>
              </w:r>
            </w:ins>
            <w:ins w:id="111" w:author="Daniel Ly" w:date="2025-09-29T16:39:00Z" w16du:dateUtc="2025-09-29T23:39: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4EF7930" w14:textId="77777777" w:rsidR="00F92458" w:rsidRDefault="00F92458" w:rsidP="00BE2D38">
            <w:pPr>
              <w:widowControl w:val="0"/>
              <w:spacing w:line="240" w:lineRule="auto"/>
              <w:jc w:val="center"/>
              <w:rPr>
                <w:ins w:id="112" w:author="Daniel Ly" w:date="2025-09-29T16:37:00Z" w16du:dateUtc="2025-09-29T23:37:00Z"/>
                <w:rFonts w:ascii="Cambria" w:eastAsia="Cambria" w:hAnsi="Cambria" w:cs="Cambria"/>
                <w:sz w:val="20"/>
                <w:szCs w:val="20"/>
              </w:rPr>
            </w:pPr>
            <w:ins w:id="113" w:author="Daniel Ly" w:date="2025-09-29T16:39:00Z" w16du:dateUtc="2025-09-29T23:39:00Z">
              <w:r>
                <w:rPr>
                  <w:rFonts w:ascii="Cambria" w:eastAsia="Cambria" w:hAnsi="Cambria" w:cs="Cambria"/>
                  <w:sz w:val="20"/>
                  <w:szCs w:val="20"/>
                </w:rPr>
                <w:t xml:space="preserve">{{ </w:t>
              </w:r>
            </w:ins>
            <w:r>
              <w:rPr>
                <w:rFonts w:ascii="Cambria" w:eastAsia="Cambria" w:hAnsi="Cambria" w:cs="Cambria"/>
                <w:sz w:val="20"/>
                <w:szCs w:val="20"/>
              </w:rPr>
              <w:t>verbalim</w:t>
            </w:r>
            <w:ins w:id="114" w:author="Daniel Ly" w:date="2025-09-29T16:39:00Z" w16du:dateUtc="2025-09-29T23:39:00Z">
              <w:r>
                <w:rPr>
                  <w:rFonts w:ascii="Cambria" w:eastAsia="Cambria" w:hAnsi="Cambria" w:cs="Cambria"/>
                  <w:sz w:val="20"/>
                  <w:szCs w:val="20"/>
                </w:rPr>
                <w:t>_</w:t>
              </w:r>
            </w:ins>
            <w:ins w:id="115" w:author="Daniel Ly" w:date="2025-09-29T16:40:00Z" w16du:dateUtc="2025-09-29T23:40:00Z">
              <w:r>
                <w:rPr>
                  <w:rFonts w:ascii="Cambria" w:eastAsia="Cambria" w:hAnsi="Cambria" w:cs="Cambria"/>
                  <w:sz w:val="20"/>
                  <w:szCs w:val="20"/>
                </w:rPr>
                <w:t>percentile</w:t>
              </w:r>
            </w:ins>
            <w:ins w:id="116" w:author="Daniel Ly" w:date="2025-09-29T16:39:00Z" w16du:dateUtc="2025-09-29T23:39: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209290A" w14:textId="77777777" w:rsidR="00F92458" w:rsidRDefault="00F92458" w:rsidP="00BE2D38">
            <w:pPr>
              <w:widowControl w:val="0"/>
              <w:spacing w:line="240" w:lineRule="auto"/>
              <w:jc w:val="center"/>
              <w:rPr>
                <w:ins w:id="117" w:author="Daniel Ly" w:date="2025-09-29T16:37:00Z" w16du:dateUtc="2025-09-29T23:37:00Z"/>
                <w:rFonts w:ascii="Cambria" w:eastAsia="Cambria" w:hAnsi="Cambria" w:cs="Cambria"/>
                <w:sz w:val="20"/>
                <w:szCs w:val="20"/>
              </w:rPr>
            </w:pPr>
            <w:ins w:id="118" w:author="Daniel Ly" w:date="2025-09-29T16:40:00Z" w16du:dateUtc="2025-09-29T23:40:00Z">
              <w:r>
                <w:rPr>
                  <w:rFonts w:ascii="Cambria" w:eastAsia="Cambria" w:hAnsi="Cambria" w:cs="Cambria"/>
                  <w:sz w:val="20"/>
                  <w:szCs w:val="20"/>
                </w:rPr>
                <w:t>{{ ac_percentile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4782F2F" w14:textId="77777777" w:rsidR="00F92458" w:rsidRDefault="00F92458" w:rsidP="00BE2D38">
            <w:pPr>
              <w:widowControl w:val="0"/>
              <w:spacing w:line="240" w:lineRule="auto"/>
              <w:jc w:val="center"/>
              <w:rPr>
                <w:ins w:id="119" w:author="Daniel Ly" w:date="2025-09-29T16:37:00Z" w16du:dateUtc="2025-09-29T23:37:00Z"/>
                <w:rFonts w:ascii="Cambria" w:eastAsia="Cambria" w:hAnsi="Cambria" w:cs="Cambria"/>
                <w:sz w:val="20"/>
                <w:szCs w:val="20"/>
              </w:rPr>
            </w:pPr>
            <w:ins w:id="120" w:author="Daniel Ly" w:date="2025-09-29T16:40:00Z" w16du:dateUtc="2025-09-29T23:40:00Z">
              <w:r>
                <w:rPr>
                  <w:rFonts w:ascii="Cambria" w:eastAsia="Cambria" w:hAnsi="Cambria" w:cs="Cambria"/>
                  <w:sz w:val="20"/>
                  <w:szCs w:val="20"/>
                </w:rPr>
                <w:t xml:space="preserve">{{ </w:t>
              </w:r>
            </w:ins>
            <w:r>
              <w:rPr>
                <w:rFonts w:ascii="Cambria" w:eastAsia="Cambria" w:hAnsi="Cambria" w:cs="Cambria"/>
                <w:sz w:val="20"/>
                <w:szCs w:val="20"/>
              </w:rPr>
              <w:t>gmi</w:t>
            </w:r>
            <w:ins w:id="121" w:author="Daniel Ly" w:date="2025-09-29T16:40:00Z" w16du:dateUtc="2025-09-29T23:40:00Z">
              <w:r>
                <w:rPr>
                  <w:rFonts w:ascii="Cambria" w:eastAsia="Cambria" w:hAnsi="Cambria" w:cs="Cambria"/>
                  <w:sz w:val="20"/>
                  <w:szCs w:val="20"/>
                </w:rPr>
                <w:t>_percentile }}</w:t>
              </w:r>
            </w:ins>
          </w:p>
        </w:tc>
      </w:tr>
      <w:tr w:rsidR="00F92458" w14:paraId="1E5D41E9" w14:textId="77777777" w:rsidTr="00BE2D38">
        <w:trPr>
          <w:cantSplit/>
          <w:trHeight w:val="288"/>
          <w:jc w:val="center"/>
          <w:ins w:id="122" w:author="Daniel Ly" w:date="2025-09-29T16:37:00Z"/>
        </w:trPr>
        <w:tc>
          <w:tcPr>
            <w:tcW w:w="1711"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07878D30" w14:textId="77777777" w:rsidR="00F92458" w:rsidRDefault="00F92458" w:rsidP="00BE2D38">
            <w:pPr>
              <w:widowControl w:val="0"/>
              <w:spacing w:line="240" w:lineRule="auto"/>
              <w:rPr>
                <w:ins w:id="123" w:author="Daniel Ly" w:date="2025-09-29T16:37:00Z" w16du:dateUtc="2025-09-29T23:37:00Z"/>
                <w:rFonts w:ascii="Cambria" w:eastAsia="Cambria" w:hAnsi="Cambria" w:cs="Cambria"/>
                <w:b/>
                <w:sz w:val="20"/>
                <w:szCs w:val="20"/>
              </w:rPr>
            </w:pPr>
            <w:ins w:id="124" w:author="Daniel Ly" w:date="2025-09-29T16:37:00Z" w16du:dateUtc="2025-09-29T23:37:00Z">
              <w:r>
                <w:rPr>
                  <w:rFonts w:ascii="Cambria" w:eastAsia="Cambria" w:hAnsi="Cambria" w:cs="Cambria"/>
                  <w:b/>
                  <w:sz w:val="20"/>
                  <w:szCs w:val="20"/>
                </w:rPr>
                <w:t xml:space="preserve">Confidence Interval (95%)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6401299" w14:textId="77777777" w:rsidR="00F92458" w:rsidRDefault="00F92458" w:rsidP="00BE2D38">
            <w:pPr>
              <w:widowControl w:val="0"/>
              <w:spacing w:line="240" w:lineRule="auto"/>
              <w:jc w:val="center"/>
              <w:rPr>
                <w:ins w:id="125" w:author="Daniel Ly" w:date="2025-09-29T16:37:00Z" w16du:dateUtc="2025-09-29T23:37:00Z"/>
                <w:rFonts w:ascii="Cambria" w:eastAsia="Cambria" w:hAnsi="Cambria" w:cs="Cambria"/>
                <w:sz w:val="20"/>
                <w:szCs w:val="20"/>
              </w:rPr>
            </w:pPr>
            <w:ins w:id="126" w:author="Daniel Ly" w:date="2025-09-29T16:39:00Z" w16du:dateUtc="2025-09-29T23:39:00Z">
              <w:r>
                <w:rPr>
                  <w:rFonts w:ascii="Cambria" w:eastAsia="Cambria" w:hAnsi="Cambria" w:cs="Cambria"/>
                  <w:sz w:val="20"/>
                  <w:szCs w:val="20"/>
                </w:rPr>
                <w:t>{{ visualim_</w:t>
              </w:r>
            </w:ins>
            <w:ins w:id="127" w:author="Daniel Ly" w:date="2025-09-29T16:40:00Z" w16du:dateUtc="2025-09-29T23:40:00Z">
              <w:r>
                <w:rPr>
                  <w:rFonts w:ascii="Cambria" w:eastAsia="Cambria" w:hAnsi="Cambria" w:cs="Cambria"/>
                  <w:sz w:val="20"/>
                  <w:szCs w:val="20"/>
                </w:rPr>
                <w:t>ci</w:t>
              </w:r>
            </w:ins>
            <w:ins w:id="128" w:author="Daniel Ly" w:date="2025-09-29T16:39:00Z" w16du:dateUtc="2025-09-29T23:39: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13165F36" w14:textId="77777777" w:rsidR="00F92458" w:rsidRDefault="00F92458" w:rsidP="00BE2D38">
            <w:pPr>
              <w:widowControl w:val="0"/>
              <w:spacing w:line="240" w:lineRule="auto"/>
              <w:jc w:val="center"/>
              <w:rPr>
                <w:ins w:id="129" w:author="Daniel Ly" w:date="2025-09-29T16:37:00Z" w16du:dateUtc="2025-09-29T23:37:00Z"/>
                <w:rFonts w:ascii="Cambria" w:eastAsia="Cambria" w:hAnsi="Cambria" w:cs="Cambria"/>
                <w:sz w:val="20"/>
                <w:szCs w:val="20"/>
              </w:rPr>
            </w:pPr>
            <w:ins w:id="130" w:author="Daniel Ly" w:date="2025-09-29T16:39:00Z" w16du:dateUtc="2025-09-29T23:39:00Z">
              <w:r>
                <w:rPr>
                  <w:rFonts w:ascii="Cambria" w:eastAsia="Cambria" w:hAnsi="Cambria" w:cs="Cambria"/>
                  <w:sz w:val="20"/>
                  <w:szCs w:val="20"/>
                </w:rPr>
                <w:t xml:space="preserve">{{ </w:t>
              </w:r>
            </w:ins>
            <w:r>
              <w:rPr>
                <w:rFonts w:ascii="Cambria" w:eastAsia="Cambria" w:hAnsi="Cambria" w:cs="Cambria"/>
                <w:sz w:val="20"/>
                <w:szCs w:val="20"/>
              </w:rPr>
              <w:t>verbalim</w:t>
            </w:r>
            <w:ins w:id="131" w:author="Daniel Ly" w:date="2025-09-29T16:39:00Z" w16du:dateUtc="2025-09-29T23:39:00Z">
              <w:r>
                <w:rPr>
                  <w:rFonts w:ascii="Cambria" w:eastAsia="Cambria" w:hAnsi="Cambria" w:cs="Cambria"/>
                  <w:sz w:val="20"/>
                  <w:szCs w:val="20"/>
                </w:rPr>
                <w:t>_</w:t>
              </w:r>
            </w:ins>
            <w:ins w:id="132" w:author="Daniel Ly" w:date="2025-09-29T16:40:00Z" w16du:dateUtc="2025-09-29T23:40:00Z">
              <w:r>
                <w:rPr>
                  <w:rFonts w:ascii="Cambria" w:eastAsia="Cambria" w:hAnsi="Cambria" w:cs="Cambria"/>
                  <w:sz w:val="20"/>
                  <w:szCs w:val="20"/>
                </w:rPr>
                <w:t>ci</w:t>
              </w:r>
            </w:ins>
            <w:ins w:id="133" w:author="Daniel Ly" w:date="2025-09-29T16:39:00Z" w16du:dateUtc="2025-09-29T23:39: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C4F562F" w14:textId="77777777" w:rsidR="00F92458" w:rsidRDefault="00F92458" w:rsidP="00BE2D38">
            <w:pPr>
              <w:widowControl w:val="0"/>
              <w:spacing w:line="240" w:lineRule="auto"/>
              <w:jc w:val="center"/>
              <w:rPr>
                <w:ins w:id="134" w:author="Daniel Ly" w:date="2025-09-29T16:37:00Z" w16du:dateUtc="2025-09-29T23:37:00Z"/>
                <w:rFonts w:ascii="Cambria" w:eastAsia="Cambria" w:hAnsi="Cambria" w:cs="Cambria"/>
                <w:sz w:val="20"/>
                <w:szCs w:val="20"/>
              </w:rPr>
            </w:pPr>
            <w:ins w:id="135" w:author="Daniel Ly" w:date="2025-09-29T16:40:00Z" w16du:dateUtc="2025-09-29T23:40:00Z">
              <w:r>
                <w:rPr>
                  <w:rFonts w:ascii="Cambria" w:eastAsia="Cambria" w:hAnsi="Cambria" w:cs="Cambria"/>
                  <w:sz w:val="20"/>
                  <w:szCs w:val="20"/>
                </w:rPr>
                <w:t>{{ ac_ci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AAA326C" w14:textId="77777777" w:rsidR="00F92458" w:rsidRDefault="00F92458" w:rsidP="00BE2D38">
            <w:pPr>
              <w:widowControl w:val="0"/>
              <w:spacing w:line="240" w:lineRule="auto"/>
              <w:jc w:val="center"/>
              <w:rPr>
                <w:ins w:id="136" w:author="Daniel Ly" w:date="2025-09-29T16:37:00Z" w16du:dateUtc="2025-09-29T23:37:00Z"/>
                <w:rFonts w:ascii="Cambria" w:eastAsia="Cambria" w:hAnsi="Cambria" w:cs="Cambria"/>
                <w:sz w:val="20"/>
                <w:szCs w:val="20"/>
              </w:rPr>
            </w:pPr>
            <w:ins w:id="137" w:author="Daniel Ly" w:date="2025-09-29T16:40:00Z" w16du:dateUtc="2025-09-29T23:40:00Z">
              <w:r>
                <w:rPr>
                  <w:rFonts w:ascii="Cambria" w:eastAsia="Cambria" w:hAnsi="Cambria" w:cs="Cambria"/>
                  <w:sz w:val="20"/>
                  <w:szCs w:val="20"/>
                </w:rPr>
                <w:t xml:space="preserve">{{ </w:t>
              </w:r>
            </w:ins>
            <w:r>
              <w:rPr>
                <w:rFonts w:ascii="Cambria" w:eastAsia="Cambria" w:hAnsi="Cambria" w:cs="Cambria"/>
                <w:sz w:val="20"/>
                <w:szCs w:val="20"/>
              </w:rPr>
              <w:t>gmi</w:t>
            </w:r>
            <w:ins w:id="138" w:author="Daniel Ly" w:date="2025-09-29T16:40:00Z" w16du:dateUtc="2025-09-29T23:40:00Z">
              <w:r>
                <w:rPr>
                  <w:rFonts w:ascii="Cambria" w:eastAsia="Cambria" w:hAnsi="Cambria" w:cs="Cambria"/>
                  <w:sz w:val="20"/>
                  <w:szCs w:val="20"/>
                </w:rPr>
                <w:t>_ci }}</w:t>
              </w:r>
            </w:ins>
          </w:p>
        </w:tc>
      </w:tr>
      <w:tr w:rsidR="00F92458" w14:paraId="3EA463E3" w14:textId="77777777" w:rsidTr="00BE2D38">
        <w:trPr>
          <w:trHeight w:val="288"/>
          <w:jc w:val="center"/>
          <w:ins w:id="139" w:author="Daniel Ly" w:date="2025-09-29T16:37:00Z"/>
        </w:trPr>
        <w:tc>
          <w:tcPr>
            <w:tcW w:w="1711"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7AB657F7" w14:textId="77777777" w:rsidR="00F92458" w:rsidRDefault="00F92458" w:rsidP="00BE2D38">
            <w:pPr>
              <w:widowControl w:val="0"/>
              <w:spacing w:line="240" w:lineRule="auto"/>
              <w:rPr>
                <w:ins w:id="140" w:author="Daniel Ly" w:date="2025-09-29T16:37:00Z" w16du:dateUtc="2025-09-29T23:37:00Z"/>
                <w:rFonts w:ascii="Cambria" w:eastAsia="Cambria" w:hAnsi="Cambria" w:cs="Cambria"/>
                <w:b/>
                <w:sz w:val="20"/>
                <w:szCs w:val="20"/>
              </w:rPr>
            </w:pPr>
            <w:ins w:id="141" w:author="Daniel Ly" w:date="2025-09-29T16:37:00Z" w16du:dateUtc="2025-09-29T23:37:00Z">
              <w:r>
                <w:rPr>
                  <w:rFonts w:ascii="Cambria" w:eastAsia="Cambria" w:hAnsi="Cambria" w:cs="Cambria"/>
                  <w:b/>
                  <w:sz w:val="20"/>
                  <w:szCs w:val="20"/>
                </w:rPr>
                <w:t>Descriptive Term</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40599425" w14:textId="77777777" w:rsidR="00F92458" w:rsidRDefault="00F92458" w:rsidP="00BE2D38">
            <w:pPr>
              <w:widowControl w:val="0"/>
              <w:spacing w:line="240" w:lineRule="auto"/>
              <w:jc w:val="center"/>
              <w:rPr>
                <w:ins w:id="142" w:author="Daniel Ly" w:date="2025-09-29T16:37:00Z" w16du:dateUtc="2025-09-29T23:37:00Z"/>
                <w:rFonts w:ascii="Cambria" w:eastAsia="Cambria" w:hAnsi="Cambria" w:cs="Cambria"/>
                <w:sz w:val="20"/>
                <w:szCs w:val="20"/>
              </w:rPr>
            </w:pPr>
            <w:ins w:id="143" w:author="Daniel Ly" w:date="2025-09-29T16:39:00Z" w16du:dateUtc="2025-09-29T23:39:00Z">
              <w:r>
                <w:rPr>
                  <w:rFonts w:ascii="Cambria" w:eastAsia="Cambria" w:hAnsi="Cambria" w:cs="Cambria"/>
                  <w:sz w:val="20"/>
                  <w:szCs w:val="20"/>
                </w:rPr>
                <w:t>{{ visualim_s</w:t>
              </w:r>
            </w:ins>
            <w:ins w:id="144" w:author="Daniel Ly" w:date="2025-09-29T16:40:00Z" w16du:dateUtc="2025-09-29T23:40:00Z">
              <w:r>
                <w:rPr>
                  <w:rFonts w:ascii="Cambria" w:eastAsia="Cambria" w:hAnsi="Cambria" w:cs="Cambria"/>
                  <w:sz w:val="20"/>
                  <w:szCs w:val="20"/>
                </w:rPr>
                <w:t>l</w:t>
              </w:r>
            </w:ins>
            <w:ins w:id="145" w:author="Daniel Ly" w:date="2025-09-29T16:39:00Z" w16du:dateUtc="2025-09-29T23:39: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47951B32" w14:textId="77777777" w:rsidR="00F92458" w:rsidRDefault="00F92458" w:rsidP="00BE2D38">
            <w:pPr>
              <w:widowControl w:val="0"/>
              <w:spacing w:line="240" w:lineRule="auto"/>
              <w:jc w:val="center"/>
              <w:rPr>
                <w:ins w:id="146" w:author="Daniel Ly" w:date="2025-09-29T16:37:00Z" w16du:dateUtc="2025-09-29T23:37:00Z"/>
                <w:rFonts w:ascii="Cambria" w:eastAsia="Cambria" w:hAnsi="Cambria" w:cs="Cambria"/>
                <w:sz w:val="20"/>
                <w:szCs w:val="20"/>
              </w:rPr>
            </w:pPr>
            <w:ins w:id="147" w:author="Daniel Ly" w:date="2025-09-29T16:39:00Z" w16du:dateUtc="2025-09-29T23:39:00Z">
              <w:r>
                <w:rPr>
                  <w:rFonts w:ascii="Cambria" w:eastAsia="Cambria" w:hAnsi="Cambria" w:cs="Cambria"/>
                  <w:sz w:val="20"/>
                  <w:szCs w:val="20"/>
                </w:rPr>
                <w:t xml:space="preserve">{{ </w:t>
              </w:r>
            </w:ins>
            <w:r>
              <w:rPr>
                <w:rFonts w:ascii="Cambria" w:eastAsia="Cambria" w:hAnsi="Cambria" w:cs="Cambria"/>
                <w:sz w:val="20"/>
                <w:szCs w:val="20"/>
              </w:rPr>
              <w:t>verbalim</w:t>
            </w:r>
            <w:ins w:id="148" w:author="Daniel Ly" w:date="2025-09-29T16:39:00Z" w16du:dateUtc="2025-09-29T23:39:00Z">
              <w:r>
                <w:rPr>
                  <w:rFonts w:ascii="Cambria" w:eastAsia="Cambria" w:hAnsi="Cambria" w:cs="Cambria"/>
                  <w:sz w:val="20"/>
                  <w:szCs w:val="20"/>
                </w:rPr>
                <w:t>_</w:t>
              </w:r>
            </w:ins>
            <w:ins w:id="149" w:author="Daniel Ly" w:date="2025-09-29T16:40:00Z" w16du:dateUtc="2025-09-29T23:40:00Z">
              <w:r>
                <w:rPr>
                  <w:rFonts w:ascii="Cambria" w:eastAsia="Cambria" w:hAnsi="Cambria" w:cs="Cambria"/>
                  <w:sz w:val="20"/>
                  <w:szCs w:val="20"/>
                </w:rPr>
                <w:t>sl</w:t>
              </w:r>
            </w:ins>
            <w:ins w:id="150" w:author="Daniel Ly" w:date="2025-09-29T16:39:00Z" w16du:dateUtc="2025-09-29T23:39:00Z">
              <w:r>
                <w:rPr>
                  <w:rFonts w:ascii="Cambria" w:eastAsia="Cambria" w:hAnsi="Cambria" w:cs="Cambria"/>
                  <w:sz w:val="20"/>
                  <w:szCs w:val="20"/>
                </w:rPr>
                <w:t xml:space="preserve">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3E411924" w14:textId="77777777" w:rsidR="00F92458" w:rsidRDefault="00F92458" w:rsidP="00BE2D38">
            <w:pPr>
              <w:widowControl w:val="0"/>
              <w:spacing w:line="240" w:lineRule="auto"/>
              <w:jc w:val="center"/>
              <w:rPr>
                <w:ins w:id="151" w:author="Daniel Ly" w:date="2025-09-29T16:37:00Z" w16du:dateUtc="2025-09-29T23:37:00Z"/>
                <w:rFonts w:ascii="Cambria" w:eastAsia="Cambria" w:hAnsi="Cambria" w:cs="Cambria"/>
                <w:sz w:val="20"/>
                <w:szCs w:val="20"/>
              </w:rPr>
            </w:pPr>
            <w:ins w:id="152" w:author="Daniel Ly" w:date="2025-09-29T16:40:00Z" w16du:dateUtc="2025-09-29T23:40:00Z">
              <w:r>
                <w:rPr>
                  <w:rFonts w:ascii="Cambria" w:eastAsia="Cambria" w:hAnsi="Cambria" w:cs="Cambria"/>
                  <w:sz w:val="20"/>
                  <w:szCs w:val="20"/>
                </w:rPr>
                <w:t>{{ ac_sl }}</w:t>
              </w:r>
            </w:ins>
          </w:p>
        </w:tc>
        <w:tc>
          <w:tcPr>
            <w:tcW w:w="2276"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26E5AF5" w14:textId="77777777" w:rsidR="00F92458" w:rsidRDefault="00F92458" w:rsidP="00BE2D38">
            <w:pPr>
              <w:widowControl w:val="0"/>
              <w:spacing w:line="240" w:lineRule="auto"/>
              <w:jc w:val="center"/>
              <w:rPr>
                <w:ins w:id="153" w:author="Daniel Ly" w:date="2025-09-29T16:37:00Z" w16du:dateUtc="2025-09-29T23:37:00Z"/>
                <w:rFonts w:ascii="Cambria" w:eastAsia="Cambria" w:hAnsi="Cambria" w:cs="Cambria"/>
                <w:sz w:val="20"/>
                <w:szCs w:val="20"/>
              </w:rPr>
            </w:pPr>
            <w:ins w:id="154" w:author="Daniel Ly" w:date="2025-09-29T16:40:00Z" w16du:dateUtc="2025-09-29T23:40:00Z">
              <w:r>
                <w:rPr>
                  <w:rFonts w:ascii="Cambria" w:eastAsia="Cambria" w:hAnsi="Cambria" w:cs="Cambria"/>
                  <w:sz w:val="20"/>
                  <w:szCs w:val="20"/>
                </w:rPr>
                <w:t xml:space="preserve">{{ </w:t>
              </w:r>
            </w:ins>
            <w:r>
              <w:rPr>
                <w:rFonts w:ascii="Cambria" w:eastAsia="Cambria" w:hAnsi="Cambria" w:cs="Cambria"/>
                <w:sz w:val="20"/>
                <w:szCs w:val="20"/>
              </w:rPr>
              <w:t>gmi</w:t>
            </w:r>
            <w:ins w:id="155" w:author="Daniel Ly" w:date="2025-09-29T16:40:00Z" w16du:dateUtc="2025-09-29T23:40:00Z">
              <w:r>
                <w:rPr>
                  <w:rFonts w:ascii="Cambria" w:eastAsia="Cambria" w:hAnsi="Cambria" w:cs="Cambria"/>
                  <w:sz w:val="20"/>
                  <w:szCs w:val="20"/>
                </w:rPr>
                <w:t>_sl }}</w:t>
              </w:r>
            </w:ins>
          </w:p>
        </w:tc>
      </w:tr>
    </w:tbl>
    <w:p w14:paraId="4398D11C" w14:textId="77777777" w:rsidR="00F92458" w:rsidRDefault="00F92458" w:rsidP="00F92458">
      <w:pPr>
        <w:spacing w:line="331" w:lineRule="auto"/>
        <w:ind w:left="-720" w:right="-720"/>
        <w:rPr>
          <w:rFonts w:ascii="Cambria" w:eastAsia="Cambria" w:hAnsi="Cambria" w:cs="Cambria"/>
          <w:sz w:val="20"/>
          <w:szCs w:val="20"/>
        </w:rPr>
      </w:pPr>
    </w:p>
    <w:p w14:paraId="589AEA40" w14:textId="77777777" w:rsidR="00F92458" w:rsidRDefault="00F92458" w:rsidP="00F92458">
      <w:pPr>
        <w:spacing w:line="331" w:lineRule="auto"/>
        <w:ind w:left="-720" w:right="-720"/>
        <w:rPr>
          <w:rFonts w:ascii="Cambria" w:eastAsia="Cambria" w:hAnsi="Cambria" w:cs="Cambria"/>
          <w:sz w:val="20"/>
          <w:szCs w:val="20"/>
        </w:rPr>
      </w:pPr>
      <w:r>
        <w:rPr>
          <w:rFonts w:ascii="Cambria" w:eastAsia="Cambria" w:hAnsi="Cambria" w:cs="Cambria"/>
          <w:sz w:val="20"/>
          <w:szCs w:val="20"/>
        </w:rPr>
        <w:t xml:space="preserve">Learning and memory are closely related concepts. Learning is the acquisition of skill or knowledge, while memory is the expression of what you've acquired. Memory is a complex process that requires the ability to encode, store, retain, and then recall information and past experiences. The Wide Range Assessment of Memory and Learning, Third Edition (WRAML-3) was administered to assess the examinee's memory/learning abilities. The WRAML-3 assesses a number of memory domains and provides information about a student's verbal memory, visual memory, and attention/concentration. These abilities underpin many activities such as reading, comprehension, writing, </w:t>
      </w:r>
      <w:ins w:id="156" w:author="Daniel Ly" w:date="2025-09-29T16:41:00Z" w16du:dateUtc="2025-09-29T23:41:00Z">
        <w:r>
          <w:rPr>
            <w:rFonts w:ascii="Cambria" w:eastAsia="Cambria" w:hAnsi="Cambria" w:cs="Cambria"/>
            <w:sz w:val="20"/>
            <w:szCs w:val="20"/>
          </w:rPr>
          <w:t>m</w:t>
        </w:r>
      </w:ins>
      <w:del w:id="157" w:author="Daniel Ly" w:date="2025-09-29T16:41:00Z" w16du:dateUtc="2025-09-29T23:41:00Z">
        <w:r w:rsidDel="00712C09">
          <w:rPr>
            <w:rFonts w:ascii="Cambria" w:eastAsia="Cambria" w:hAnsi="Cambria" w:cs="Cambria"/>
            <w:sz w:val="20"/>
            <w:szCs w:val="20"/>
          </w:rPr>
          <w:delText>M</w:delText>
        </w:r>
      </w:del>
      <w:r>
        <w:rPr>
          <w:rFonts w:ascii="Cambria" w:eastAsia="Cambria" w:hAnsi="Cambria" w:cs="Cambria"/>
          <w:sz w:val="20"/>
          <w:szCs w:val="20"/>
        </w:rPr>
        <w:t xml:space="preserve">ath, spelling, following verbal instructions, and conversations. A deficit in one or more of these areas could reduce the examinee's capacity to concentrate, practice what is being taught in lessons and follow conversations. The WRAML-3 is an individually administered assessment that reports index scores as Standard Scores (SS) with a mean (average) of 100 and </w:t>
      </w:r>
      <w:r w:rsidRPr="00D32D31">
        <w:rPr>
          <w:rFonts w:ascii="Cambria" w:eastAsia="Cambria" w:hAnsi="Cambria" w:cs="Cambria"/>
          <w:sz w:val="20"/>
          <w:szCs w:val="20"/>
        </w:rPr>
        <w:t>standard deviation of 15</w:t>
      </w:r>
      <w:r>
        <w:rPr>
          <w:rFonts w:ascii="Cambria" w:eastAsia="Cambria" w:hAnsi="Cambria" w:cs="Cambria"/>
          <w:sz w:val="20"/>
          <w:szCs w:val="20"/>
        </w:rPr>
        <w:t xml:space="preserve">, with most people scoring between 85 and 115. The examinee obtained a General Immediate Memory Index within the </w:t>
      </w:r>
      <w:ins w:id="158" w:author="Daniel Ly" w:date="2025-09-29T16:42:00Z" w16du:dateUtc="2025-09-29T23:42:00Z">
        <w:r>
          <w:rPr>
            <w:rFonts w:ascii="Cambria" w:eastAsia="Cambria" w:hAnsi="Cambria" w:cs="Cambria"/>
            <w:sz w:val="20"/>
            <w:szCs w:val="20"/>
          </w:rPr>
          <w:t xml:space="preserve">{{ </w:t>
        </w:r>
      </w:ins>
      <w:r>
        <w:rPr>
          <w:rFonts w:ascii="Cambria" w:eastAsia="Cambria" w:hAnsi="Cambria" w:cs="Cambria"/>
          <w:sz w:val="20"/>
          <w:szCs w:val="20"/>
        </w:rPr>
        <w:t>gmi</w:t>
      </w:r>
      <w:ins w:id="159" w:author="Daniel Ly" w:date="2025-09-29T16:42:00Z" w16du:dateUtc="2025-09-29T23:42:00Z">
        <w:r>
          <w:rPr>
            <w:rFonts w:ascii="Cambria" w:eastAsia="Cambria" w:hAnsi="Cambria" w:cs="Cambria"/>
            <w:sz w:val="20"/>
            <w:szCs w:val="20"/>
          </w:rPr>
          <w:t>_sl }}</w:t>
        </w:r>
      </w:ins>
      <w:del w:id="160" w:author="Daniel Ly" w:date="2025-09-29T16:42:00Z" w16du:dateUtc="2025-09-29T23:42:00Z">
        <w:r w:rsidDel="00712C09">
          <w:rPr>
            <w:rFonts w:ascii="Cambria" w:eastAsia="Cambria" w:hAnsi="Cambria" w:cs="Cambria"/>
            <w:sz w:val="20"/>
            <w:szCs w:val="20"/>
          </w:rPr>
          <w:delText>Average</w:delText>
        </w:r>
      </w:del>
      <w:r>
        <w:rPr>
          <w:rFonts w:ascii="Cambria" w:eastAsia="Cambria" w:hAnsi="Cambria" w:cs="Cambria"/>
          <w:sz w:val="20"/>
          <w:szCs w:val="20"/>
        </w:rPr>
        <w:t xml:space="preserve"> range (SS= </w:t>
      </w:r>
      <w:ins w:id="161" w:author="Daniel Ly" w:date="2025-09-29T16:42:00Z" w16du:dateUtc="2025-09-29T23:42:00Z">
        <w:r>
          <w:rPr>
            <w:rFonts w:ascii="Cambria" w:eastAsia="Cambria" w:hAnsi="Cambria" w:cs="Cambria"/>
            <w:sz w:val="20"/>
            <w:szCs w:val="20"/>
          </w:rPr>
          <w:t xml:space="preserve">{{ </w:t>
        </w:r>
      </w:ins>
      <w:r>
        <w:rPr>
          <w:rFonts w:ascii="Cambria" w:eastAsia="Cambria" w:hAnsi="Cambria" w:cs="Cambria"/>
          <w:sz w:val="20"/>
          <w:szCs w:val="20"/>
        </w:rPr>
        <w:t>gmi</w:t>
      </w:r>
      <w:ins w:id="162" w:author="Daniel Ly" w:date="2025-09-29T16:42:00Z" w16du:dateUtc="2025-09-29T23:42:00Z">
        <w:r>
          <w:rPr>
            <w:rFonts w:ascii="Cambria" w:eastAsia="Cambria" w:hAnsi="Cambria" w:cs="Cambria"/>
            <w:sz w:val="20"/>
            <w:szCs w:val="20"/>
          </w:rPr>
          <w:t>_ss }}</w:t>
        </w:r>
      </w:ins>
      <w:del w:id="163" w:author="Daniel Ly" w:date="2025-09-29T16:42:00Z" w16du:dateUtc="2025-09-29T23:42:00Z">
        <w:r w:rsidDel="00712C09">
          <w:rPr>
            <w:rFonts w:ascii="Cambria" w:eastAsia="Cambria" w:hAnsi="Cambria" w:cs="Cambria"/>
            <w:sz w:val="20"/>
            <w:szCs w:val="20"/>
          </w:rPr>
          <w:delText>100</w:delText>
        </w:r>
      </w:del>
      <w:r>
        <w:rPr>
          <w:rFonts w:ascii="Cambria" w:eastAsia="Cambria" w:hAnsi="Cambria" w:cs="Cambria"/>
          <w:sz w:val="20"/>
          <w:szCs w:val="20"/>
        </w:rPr>
        <w:t xml:space="preserve">; PR= </w:t>
      </w:r>
      <w:ins w:id="164" w:author="Daniel Ly" w:date="2025-09-29T16:42:00Z" w16du:dateUtc="2025-09-29T23:42:00Z">
        <w:r>
          <w:rPr>
            <w:rFonts w:ascii="Cambria" w:eastAsia="Cambria" w:hAnsi="Cambria" w:cs="Cambria"/>
            <w:sz w:val="20"/>
            <w:szCs w:val="20"/>
          </w:rPr>
          <w:t xml:space="preserve">{{ </w:t>
        </w:r>
      </w:ins>
      <w:r>
        <w:rPr>
          <w:rFonts w:ascii="Cambria" w:eastAsia="Cambria" w:hAnsi="Cambria" w:cs="Cambria"/>
          <w:sz w:val="20"/>
          <w:szCs w:val="20"/>
        </w:rPr>
        <w:t>gmi</w:t>
      </w:r>
      <w:ins w:id="165" w:author="Daniel Ly" w:date="2025-09-29T16:42:00Z" w16du:dateUtc="2025-09-29T23:42:00Z">
        <w:r>
          <w:rPr>
            <w:rFonts w:ascii="Cambria" w:eastAsia="Cambria" w:hAnsi="Cambria" w:cs="Cambria"/>
            <w:sz w:val="20"/>
            <w:szCs w:val="20"/>
          </w:rPr>
          <w:t>_percentile }}</w:t>
        </w:r>
      </w:ins>
      <w:del w:id="166" w:author="Daniel Ly" w:date="2025-09-29T16:42:00Z" w16du:dateUtc="2025-09-29T23:42:00Z">
        <w:r w:rsidDel="00712C09">
          <w:rPr>
            <w:rFonts w:ascii="Cambria" w:eastAsia="Cambria" w:hAnsi="Cambria" w:cs="Cambria"/>
            <w:sz w:val="20"/>
            <w:szCs w:val="20"/>
          </w:rPr>
          <w:delText>50</w:delText>
        </w:r>
      </w:del>
      <w:r>
        <w:rPr>
          <w:rFonts w:ascii="Cambria" w:eastAsia="Cambria" w:hAnsi="Cambria" w:cs="Cambria"/>
          <w:sz w:val="20"/>
          <w:szCs w:val="20"/>
        </w:rPr>
        <w:t>).</w:t>
      </w:r>
    </w:p>
    <w:p w14:paraId="4A19733D" w14:textId="77777777" w:rsidR="00F92458" w:rsidRDefault="00F92458" w:rsidP="00F92458">
      <w:pPr>
        <w:ind w:left="-720" w:right="-720"/>
        <w:rPr>
          <w:rFonts w:ascii="Cambria" w:eastAsia="Cambria" w:hAnsi="Cambria" w:cs="Cambria"/>
          <w:sz w:val="20"/>
          <w:szCs w:val="20"/>
        </w:rPr>
      </w:pPr>
    </w:p>
    <w:p w14:paraId="4D66CAC5" w14:textId="77777777" w:rsidR="00F92458" w:rsidRDefault="00F92458" w:rsidP="00F92458">
      <w:pPr>
        <w:spacing w:line="331" w:lineRule="auto"/>
        <w:ind w:left="-720" w:right="-720"/>
        <w:rPr>
          <w:rFonts w:ascii="Cambria" w:eastAsia="Cambria" w:hAnsi="Cambria" w:cs="Cambria"/>
          <w:sz w:val="20"/>
          <w:szCs w:val="20"/>
        </w:rPr>
      </w:pPr>
      <w:r>
        <w:rPr>
          <w:rFonts w:ascii="Cambria" w:eastAsia="Cambria" w:hAnsi="Cambria" w:cs="Cambria"/>
          <w:sz w:val="20"/>
          <w:szCs w:val="20"/>
        </w:rPr>
        <w:t xml:space="preserve">Visual Immediate Memory: The Visual Memory Index provides an estimate of how well the examinee can learn and recall both meaningful (i.e., pictorial) and minimally related, rote (i.e., design) visual information. The examinee's overall Visual Memory abilities were measured to be within the </w:t>
      </w:r>
      <w:ins w:id="167" w:author="Daniel Ly" w:date="2025-09-29T16:43:00Z" w16du:dateUtc="2025-09-29T23:43:00Z">
        <w:r>
          <w:rPr>
            <w:rFonts w:ascii="Cambria" w:eastAsia="Cambria" w:hAnsi="Cambria" w:cs="Cambria"/>
            <w:sz w:val="20"/>
            <w:szCs w:val="20"/>
          </w:rPr>
          <w:t>{{ visualim_sl }}</w:t>
        </w:r>
      </w:ins>
      <w:del w:id="168" w:author="Daniel Ly" w:date="2025-09-29T16:43:00Z" w16du:dateUtc="2025-09-29T23:43:00Z">
        <w:r w:rsidDel="00AD1A35">
          <w:rPr>
            <w:rFonts w:ascii="Cambria" w:eastAsia="Cambria" w:hAnsi="Cambria" w:cs="Cambria"/>
            <w:sz w:val="20"/>
            <w:szCs w:val="20"/>
          </w:rPr>
          <w:delText>Average</w:delText>
        </w:r>
      </w:del>
      <w:r>
        <w:rPr>
          <w:rFonts w:ascii="Cambria" w:eastAsia="Cambria" w:hAnsi="Cambria" w:cs="Cambria"/>
          <w:sz w:val="20"/>
          <w:szCs w:val="20"/>
        </w:rPr>
        <w:t xml:space="preserve"> range (SS= </w:t>
      </w:r>
      <w:ins w:id="169" w:author="Daniel Ly" w:date="2025-09-29T16:43:00Z" w16du:dateUtc="2025-09-29T23:43:00Z">
        <w:r>
          <w:rPr>
            <w:rFonts w:ascii="Cambria" w:eastAsia="Cambria" w:hAnsi="Cambria" w:cs="Cambria"/>
            <w:sz w:val="20"/>
            <w:szCs w:val="20"/>
          </w:rPr>
          <w:t>{{ visualim_ss }}</w:t>
        </w:r>
      </w:ins>
      <w:del w:id="170" w:author="Daniel Ly" w:date="2025-09-29T16:43:00Z" w16du:dateUtc="2025-09-29T23:43:00Z">
        <w:r w:rsidDel="00AD1A35">
          <w:rPr>
            <w:rFonts w:ascii="Cambria" w:eastAsia="Cambria" w:hAnsi="Cambria" w:cs="Cambria"/>
            <w:sz w:val="20"/>
            <w:szCs w:val="20"/>
          </w:rPr>
          <w:delText>100</w:delText>
        </w:r>
      </w:del>
      <w:r>
        <w:rPr>
          <w:rFonts w:ascii="Cambria" w:eastAsia="Cambria" w:hAnsi="Cambria" w:cs="Cambria"/>
          <w:sz w:val="20"/>
          <w:szCs w:val="20"/>
        </w:rPr>
        <w:t xml:space="preserve">; PR= </w:t>
      </w:r>
      <w:ins w:id="171" w:author="Daniel Ly" w:date="2025-09-29T16:43:00Z" w16du:dateUtc="2025-09-29T23:43:00Z">
        <w:r>
          <w:rPr>
            <w:rFonts w:ascii="Cambria" w:eastAsia="Cambria" w:hAnsi="Cambria" w:cs="Cambria"/>
            <w:sz w:val="20"/>
            <w:szCs w:val="20"/>
          </w:rPr>
          <w:t>{{ visualim_percentile }}</w:t>
        </w:r>
      </w:ins>
      <w:del w:id="172" w:author="Daniel Ly" w:date="2025-09-29T16:43:00Z" w16du:dateUtc="2025-09-29T23:43:00Z">
        <w:r w:rsidDel="00AD1A35">
          <w:rPr>
            <w:rFonts w:ascii="Cambria" w:eastAsia="Cambria" w:hAnsi="Cambria" w:cs="Cambria"/>
            <w:sz w:val="20"/>
            <w:szCs w:val="20"/>
          </w:rPr>
          <w:delText>50</w:delText>
        </w:r>
      </w:del>
      <w:r>
        <w:rPr>
          <w:rFonts w:ascii="Cambria" w:eastAsia="Cambria" w:hAnsi="Cambria" w:cs="Cambria"/>
          <w:sz w:val="20"/>
          <w:szCs w:val="20"/>
        </w:rPr>
        <w:t xml:space="preserve">). More specifically, for the </w:t>
      </w:r>
      <w:r w:rsidRPr="00D32D31">
        <w:rPr>
          <w:rFonts w:ascii="Cambria" w:eastAsia="Cambria" w:hAnsi="Cambria" w:cs="Cambria"/>
          <w:sz w:val="20"/>
          <w:szCs w:val="20"/>
        </w:rPr>
        <w:t>Design Learning</w:t>
      </w:r>
      <w:r w:rsidRPr="0065220F">
        <w:rPr>
          <w:rFonts w:ascii="Cambria" w:eastAsia="Cambria" w:hAnsi="Cambria" w:cs="Cambria"/>
          <w:color w:val="EE0000"/>
          <w:sz w:val="20"/>
          <w:szCs w:val="20"/>
          <w:rPrChange w:id="173" w:author="Daniel Ly" w:date="2025-09-29T16:43:00Z" w16du:dateUtc="2025-09-29T23:43:00Z">
            <w:rPr>
              <w:rFonts w:ascii="Cambria" w:eastAsia="Cambria" w:hAnsi="Cambria" w:cs="Cambria"/>
              <w:sz w:val="20"/>
              <w:szCs w:val="20"/>
            </w:rPr>
          </w:rPrChange>
        </w:rPr>
        <w:t xml:space="preserve"> </w:t>
      </w:r>
      <w:r>
        <w:rPr>
          <w:rFonts w:ascii="Cambria" w:eastAsia="Cambria" w:hAnsi="Cambria" w:cs="Cambria"/>
          <w:sz w:val="20"/>
          <w:szCs w:val="20"/>
        </w:rPr>
        <w:t xml:space="preserve">subtest, the examinee was briefly shown abstract geometric shapes then asked to draw the shapes from memory. {{ student_upper_pos_pronoun }} performance on this subtest suggests </w:t>
      </w:r>
      <w:ins w:id="174" w:author="Daniel Ly" w:date="2025-09-29T16:44:00Z" w16du:dateUtc="2025-09-29T23:44:00Z">
        <w:r>
          <w:rPr>
            <w:rFonts w:ascii="Cambria" w:eastAsia="Cambria" w:hAnsi="Cambria" w:cs="Cambria"/>
            <w:sz w:val="20"/>
            <w:szCs w:val="20"/>
          </w:rPr>
          <w:t xml:space="preserve">{{ wraml_dl_sl }} </w:t>
        </w:r>
      </w:ins>
      <w:del w:id="175" w:author="Daniel Ly" w:date="2025-09-29T16:44:00Z" w16du:dateUtc="2025-09-29T23:44:00Z">
        <w:r w:rsidDel="0065220F">
          <w:rPr>
            <w:rFonts w:ascii="Cambria" w:eastAsia="Cambria" w:hAnsi="Cambria" w:cs="Cambria"/>
            <w:sz w:val="20"/>
            <w:szCs w:val="20"/>
          </w:rPr>
          <w:delText xml:space="preserve">Average </w:delText>
        </w:r>
      </w:del>
      <w:r>
        <w:rPr>
          <w:rFonts w:ascii="Cambria" w:eastAsia="Cambria" w:hAnsi="Cambria" w:cs="Cambria"/>
          <w:sz w:val="20"/>
          <w:szCs w:val="20"/>
        </w:rPr>
        <w:t xml:space="preserve">abilities. For the Picture Memory subtest, the examinee was briefly shown a colorful, everyday scene then the scene was replaced with a similar, alternate scene and {{ student_lower_per_pronoun }} was asked to identify differences between the two pictures. The examinee's performance on this subtest fell within the </w:t>
      </w:r>
      <w:ins w:id="176" w:author="Daniel Ly" w:date="2025-09-29T16:44:00Z" w16du:dateUtc="2025-09-29T23:44:00Z">
        <w:r>
          <w:rPr>
            <w:rFonts w:ascii="Cambria" w:eastAsia="Cambria" w:hAnsi="Cambria" w:cs="Cambria"/>
            <w:sz w:val="20"/>
            <w:szCs w:val="20"/>
          </w:rPr>
          <w:t>{{ wraml_pm_sl }}</w:t>
        </w:r>
      </w:ins>
      <w:del w:id="177" w:author="Daniel Ly" w:date="2025-09-29T16:44:00Z" w16du:dateUtc="2025-09-29T23:44:00Z">
        <w:r w:rsidDel="0065220F">
          <w:rPr>
            <w:rFonts w:ascii="Cambria" w:eastAsia="Cambria" w:hAnsi="Cambria" w:cs="Cambria"/>
            <w:sz w:val="20"/>
            <w:szCs w:val="20"/>
          </w:rPr>
          <w:delText>Average</w:delText>
        </w:r>
      </w:del>
      <w:r>
        <w:rPr>
          <w:rFonts w:ascii="Cambria" w:eastAsia="Cambria" w:hAnsi="Cambria" w:cs="Cambria"/>
          <w:sz w:val="20"/>
          <w:szCs w:val="20"/>
        </w:rPr>
        <w:t xml:space="preserve"> range.</w:t>
      </w:r>
    </w:p>
    <w:p w14:paraId="7B7DB8B6" w14:textId="77777777" w:rsidR="00F92458" w:rsidRDefault="00F92458" w:rsidP="00F92458">
      <w:pPr>
        <w:ind w:left="-720" w:right="-720"/>
        <w:rPr>
          <w:rFonts w:ascii="Cambria" w:eastAsia="Cambria" w:hAnsi="Cambria" w:cs="Cambria"/>
          <w:sz w:val="20"/>
          <w:szCs w:val="20"/>
        </w:rPr>
      </w:pPr>
    </w:p>
    <w:p w14:paraId="21241375" w14:textId="77777777" w:rsidR="00F92458" w:rsidRDefault="00F92458" w:rsidP="00F92458">
      <w:pPr>
        <w:spacing w:line="331" w:lineRule="auto"/>
        <w:ind w:left="-720" w:right="-720"/>
        <w:rPr>
          <w:rFonts w:ascii="Cambria" w:eastAsia="Cambria" w:hAnsi="Cambria" w:cs="Cambria"/>
          <w:sz w:val="20"/>
          <w:szCs w:val="20"/>
        </w:rPr>
      </w:pPr>
      <w:r>
        <w:rPr>
          <w:rFonts w:ascii="Cambria" w:eastAsia="Cambria" w:hAnsi="Cambria" w:cs="Cambria"/>
          <w:sz w:val="20"/>
          <w:szCs w:val="20"/>
        </w:rPr>
        <w:t xml:space="preserve">Verbal Immediate Memory: Verbal memory is the ability to code, store, and recover information involving language, both spoken and written. The Verbal Memory Index is an estimate of how well the examinee can learn and recall both meaningful verbal information and relatively rote verbal information. Verbal Memory Index performance is correlated with abilities for everyday tasks (e.g., remembering stories, conversations, or information from lectures; following directions; recalling items from a 'things to do' list). the examinee's overall Verbal Memory abilities were measured to be within the </w:t>
      </w:r>
      <w:ins w:id="178" w:author="Daniel Ly" w:date="2025-09-29T16:44:00Z" w16du:dateUtc="2025-09-29T23:44:00Z">
        <w:r>
          <w:rPr>
            <w:rFonts w:ascii="Cambria" w:eastAsia="Cambria" w:hAnsi="Cambria" w:cs="Cambria"/>
            <w:sz w:val="20"/>
            <w:szCs w:val="20"/>
          </w:rPr>
          <w:t xml:space="preserve">{{ </w:t>
        </w:r>
      </w:ins>
      <w:r>
        <w:rPr>
          <w:rFonts w:ascii="Cambria" w:eastAsia="Cambria" w:hAnsi="Cambria" w:cs="Cambria"/>
          <w:sz w:val="20"/>
          <w:szCs w:val="20"/>
        </w:rPr>
        <w:t>verbalim</w:t>
      </w:r>
      <w:ins w:id="179" w:author="Daniel Ly" w:date="2025-09-29T16:44:00Z" w16du:dateUtc="2025-09-29T23:44:00Z">
        <w:r>
          <w:rPr>
            <w:rFonts w:ascii="Cambria" w:eastAsia="Cambria" w:hAnsi="Cambria" w:cs="Cambria"/>
            <w:sz w:val="20"/>
            <w:szCs w:val="20"/>
          </w:rPr>
          <w:t>_s</w:t>
        </w:r>
      </w:ins>
      <w:ins w:id="180" w:author="Daniel Ly" w:date="2025-09-29T16:45:00Z" w16du:dateUtc="2025-09-29T23:45:00Z">
        <w:r>
          <w:rPr>
            <w:rFonts w:ascii="Cambria" w:eastAsia="Cambria" w:hAnsi="Cambria" w:cs="Cambria"/>
            <w:sz w:val="20"/>
            <w:szCs w:val="20"/>
          </w:rPr>
          <w:t>l</w:t>
        </w:r>
      </w:ins>
      <w:ins w:id="181" w:author="Daniel Ly" w:date="2025-09-29T16:44:00Z" w16du:dateUtc="2025-09-29T23:44:00Z">
        <w:r>
          <w:rPr>
            <w:rFonts w:ascii="Cambria" w:eastAsia="Cambria" w:hAnsi="Cambria" w:cs="Cambria"/>
            <w:sz w:val="20"/>
            <w:szCs w:val="20"/>
          </w:rPr>
          <w:t xml:space="preserve"> }}</w:t>
        </w:r>
      </w:ins>
      <w:del w:id="182" w:author="Daniel Ly" w:date="2025-09-29T16:44:00Z" w16du:dateUtc="2025-09-29T23:44:00Z">
        <w:r w:rsidDel="0065220F">
          <w:rPr>
            <w:rFonts w:ascii="Cambria" w:eastAsia="Cambria" w:hAnsi="Cambria" w:cs="Cambria"/>
            <w:sz w:val="20"/>
            <w:szCs w:val="20"/>
          </w:rPr>
          <w:delText>Average</w:delText>
        </w:r>
      </w:del>
      <w:r>
        <w:rPr>
          <w:rFonts w:ascii="Cambria" w:eastAsia="Cambria" w:hAnsi="Cambria" w:cs="Cambria"/>
          <w:sz w:val="20"/>
          <w:szCs w:val="20"/>
        </w:rPr>
        <w:t xml:space="preserve"> </w:t>
      </w:r>
      <w:r>
        <w:rPr>
          <w:rFonts w:ascii="Cambria" w:eastAsia="Cambria" w:hAnsi="Cambria" w:cs="Cambria"/>
          <w:sz w:val="20"/>
          <w:szCs w:val="20"/>
        </w:rPr>
        <w:lastRenderedPageBreak/>
        <w:t xml:space="preserve">range (SS= </w:t>
      </w:r>
      <w:ins w:id="183" w:author="Daniel Ly" w:date="2025-09-29T16:45:00Z" w16du:dateUtc="2025-09-29T23:45:00Z">
        <w:r>
          <w:rPr>
            <w:rFonts w:ascii="Cambria" w:eastAsia="Cambria" w:hAnsi="Cambria" w:cs="Cambria"/>
            <w:sz w:val="20"/>
            <w:szCs w:val="20"/>
          </w:rPr>
          <w:t xml:space="preserve">{{ </w:t>
        </w:r>
      </w:ins>
      <w:r>
        <w:rPr>
          <w:rFonts w:ascii="Cambria" w:eastAsia="Cambria" w:hAnsi="Cambria" w:cs="Cambria"/>
          <w:sz w:val="20"/>
          <w:szCs w:val="20"/>
        </w:rPr>
        <w:t>verbalim</w:t>
      </w:r>
      <w:ins w:id="184" w:author="Daniel Ly" w:date="2025-09-29T16:45:00Z" w16du:dateUtc="2025-09-29T23:45:00Z">
        <w:r>
          <w:rPr>
            <w:rFonts w:ascii="Cambria" w:eastAsia="Cambria" w:hAnsi="Cambria" w:cs="Cambria"/>
            <w:sz w:val="20"/>
            <w:szCs w:val="20"/>
          </w:rPr>
          <w:t>_ss }}</w:t>
        </w:r>
      </w:ins>
      <w:del w:id="185" w:author="Daniel Ly" w:date="2025-09-29T16:45:00Z" w16du:dateUtc="2025-09-29T23:45:00Z">
        <w:r w:rsidDel="0065220F">
          <w:rPr>
            <w:rFonts w:ascii="Cambria" w:eastAsia="Cambria" w:hAnsi="Cambria" w:cs="Cambria"/>
            <w:sz w:val="20"/>
            <w:szCs w:val="20"/>
          </w:rPr>
          <w:delText>100</w:delText>
        </w:r>
      </w:del>
      <w:r>
        <w:rPr>
          <w:rFonts w:ascii="Cambria" w:eastAsia="Cambria" w:hAnsi="Cambria" w:cs="Cambria"/>
          <w:sz w:val="20"/>
          <w:szCs w:val="20"/>
        </w:rPr>
        <w:t xml:space="preserve">; PR= </w:t>
      </w:r>
      <w:ins w:id="186" w:author="Daniel Ly" w:date="2025-09-29T16:45:00Z" w16du:dateUtc="2025-09-29T23:45:00Z">
        <w:r>
          <w:rPr>
            <w:rFonts w:ascii="Cambria" w:eastAsia="Cambria" w:hAnsi="Cambria" w:cs="Cambria"/>
            <w:sz w:val="20"/>
            <w:szCs w:val="20"/>
          </w:rPr>
          <w:t xml:space="preserve">{{ </w:t>
        </w:r>
      </w:ins>
      <w:r>
        <w:rPr>
          <w:rFonts w:ascii="Cambria" w:eastAsia="Cambria" w:hAnsi="Cambria" w:cs="Cambria"/>
          <w:sz w:val="20"/>
          <w:szCs w:val="20"/>
        </w:rPr>
        <w:t>verbalim</w:t>
      </w:r>
      <w:ins w:id="187" w:author="Daniel Ly" w:date="2025-09-29T16:45:00Z" w16du:dateUtc="2025-09-29T23:45:00Z">
        <w:r>
          <w:rPr>
            <w:rFonts w:ascii="Cambria" w:eastAsia="Cambria" w:hAnsi="Cambria" w:cs="Cambria"/>
            <w:sz w:val="20"/>
            <w:szCs w:val="20"/>
          </w:rPr>
          <w:t>_percentile }}</w:t>
        </w:r>
      </w:ins>
      <w:del w:id="188" w:author="Daniel Ly" w:date="2025-09-29T16:45:00Z" w16du:dateUtc="2025-09-29T23:45:00Z">
        <w:r w:rsidDel="0065220F">
          <w:rPr>
            <w:rFonts w:ascii="Cambria" w:eastAsia="Cambria" w:hAnsi="Cambria" w:cs="Cambria"/>
            <w:sz w:val="20"/>
            <w:szCs w:val="20"/>
          </w:rPr>
          <w:delText>50</w:delText>
        </w:r>
      </w:del>
      <w:r>
        <w:rPr>
          <w:rFonts w:ascii="Cambria" w:eastAsia="Cambria" w:hAnsi="Cambria" w:cs="Cambria"/>
          <w:sz w:val="20"/>
          <w:szCs w:val="20"/>
        </w:rPr>
        <w:t xml:space="preserve">). More specifically, the Story Memory subtest required the examinee to listen to different stories then {{ student_lower_per_pronoun }} was asked to recall as many parts of the stories as {{ student_lower_per_pronoun }} could remember. The examinee's performance on this subtest suggests </w:t>
      </w:r>
      <w:ins w:id="189" w:author="Daniel Ly" w:date="2025-09-29T16:45:00Z" w16du:dateUtc="2025-09-29T23:45:00Z">
        <w:r>
          <w:rPr>
            <w:rFonts w:ascii="Cambria" w:eastAsia="Cambria" w:hAnsi="Cambria" w:cs="Cambria"/>
            <w:sz w:val="20"/>
            <w:szCs w:val="20"/>
          </w:rPr>
          <w:t>{{ wraml_sm_sl }}</w:t>
        </w:r>
      </w:ins>
      <w:del w:id="190" w:author="Daniel Ly" w:date="2025-09-29T16:45:00Z" w16du:dateUtc="2025-09-29T23:45:00Z">
        <w:r w:rsidDel="0065220F">
          <w:rPr>
            <w:rFonts w:ascii="Cambria" w:eastAsia="Cambria" w:hAnsi="Cambria" w:cs="Cambria"/>
            <w:sz w:val="20"/>
            <w:szCs w:val="20"/>
          </w:rPr>
          <w:delText>Average</w:delText>
        </w:r>
      </w:del>
      <w:r>
        <w:rPr>
          <w:rFonts w:ascii="Cambria" w:eastAsia="Cambria" w:hAnsi="Cambria" w:cs="Cambria"/>
          <w:sz w:val="20"/>
          <w:szCs w:val="20"/>
        </w:rPr>
        <w:t xml:space="preserve"> abilities. For the Verbal Learning subtest, the examinee was read a list of common single syllable words then asked to repeat as many words as {{ student_lower_per_pronoun }} could remember. This procedure was repeated three times. The Verbal Learning subtest evaluates a student's ability to actively learn new, relatively unrelated verbal information. For this subtest the examinee's performance fell within the </w:t>
      </w:r>
      <w:ins w:id="191" w:author="Daniel Ly" w:date="2025-09-29T16:45:00Z" w16du:dateUtc="2025-09-29T23:45:00Z">
        <w:r>
          <w:rPr>
            <w:rFonts w:ascii="Cambria" w:eastAsia="Cambria" w:hAnsi="Cambria" w:cs="Cambria"/>
            <w:sz w:val="20"/>
            <w:szCs w:val="20"/>
          </w:rPr>
          <w:t>{{ wraml_vl_sl }</w:t>
        </w:r>
      </w:ins>
      <w:r>
        <w:rPr>
          <w:rFonts w:ascii="Cambria" w:eastAsia="Cambria" w:hAnsi="Cambria" w:cs="Cambria"/>
          <w:sz w:val="20"/>
          <w:szCs w:val="20"/>
        </w:rPr>
        <w:t>}</w:t>
      </w:r>
      <w:ins w:id="192" w:author="Daniel Ly" w:date="2025-09-29T16:45:00Z" w16du:dateUtc="2025-09-29T23:45:00Z">
        <w:r>
          <w:rPr>
            <w:rFonts w:ascii="Cambria" w:eastAsia="Cambria" w:hAnsi="Cambria" w:cs="Cambria"/>
            <w:sz w:val="20"/>
            <w:szCs w:val="20"/>
          </w:rPr>
          <w:t xml:space="preserve"> </w:t>
        </w:r>
      </w:ins>
      <w:del w:id="193" w:author="Daniel Ly" w:date="2025-09-29T16:45:00Z" w16du:dateUtc="2025-09-29T23:45:00Z">
        <w:r w:rsidDel="0065220F">
          <w:rPr>
            <w:rFonts w:ascii="Cambria" w:eastAsia="Cambria" w:hAnsi="Cambria" w:cs="Cambria"/>
            <w:sz w:val="20"/>
            <w:szCs w:val="20"/>
          </w:rPr>
          <w:delText>Av</w:delText>
        </w:r>
      </w:del>
      <w:r>
        <w:rPr>
          <w:rFonts w:ascii="Cambria" w:eastAsia="Cambria" w:hAnsi="Cambria" w:cs="Cambria"/>
          <w:sz w:val="20"/>
          <w:szCs w:val="20"/>
        </w:rPr>
        <w:t>range.</w:t>
      </w:r>
    </w:p>
    <w:p w14:paraId="000B345E" w14:textId="77777777" w:rsidR="00F92458" w:rsidRDefault="00F92458" w:rsidP="00F92458">
      <w:pPr>
        <w:ind w:left="-720" w:right="-720"/>
        <w:rPr>
          <w:rFonts w:ascii="Cambria" w:eastAsia="Cambria" w:hAnsi="Cambria" w:cs="Cambria"/>
          <w:sz w:val="20"/>
          <w:szCs w:val="20"/>
        </w:rPr>
      </w:pPr>
    </w:p>
    <w:p w14:paraId="09C2D826" w14:textId="77777777" w:rsidR="005A303F" w:rsidRDefault="005A303F" w:rsidP="00F92458">
      <w:pPr>
        <w:ind w:left="-720" w:right="-720"/>
        <w:rPr>
          <w:rFonts w:ascii="Cambria" w:eastAsia="Cambria" w:hAnsi="Cambria" w:cs="Cambria"/>
          <w:sz w:val="20"/>
          <w:szCs w:val="20"/>
        </w:rPr>
      </w:pPr>
    </w:p>
    <w:p w14:paraId="48E4AADA" w14:textId="77777777" w:rsidR="00F92458" w:rsidRDefault="00F92458" w:rsidP="00F92458">
      <w:pPr>
        <w:spacing w:line="331" w:lineRule="auto"/>
        <w:ind w:left="-720" w:right="-720"/>
        <w:rPr>
          <w:rFonts w:ascii="Cambria" w:eastAsia="Cambria" w:hAnsi="Cambria" w:cs="Cambria"/>
          <w:sz w:val="20"/>
          <w:szCs w:val="20"/>
        </w:rPr>
      </w:pPr>
      <w:r>
        <w:rPr>
          <w:rFonts w:ascii="Cambria" w:eastAsia="Cambria" w:hAnsi="Cambria" w:cs="Cambria"/>
          <w:sz w:val="20"/>
          <w:szCs w:val="20"/>
        </w:rPr>
        <w:t xml:space="preserve">Attention/Concentration: The Attention/Concentration Index provides an estimate of how well the examinee can learn and recall relatively non-meaningful rote, sequential information. The examinee's overall Attention/Concentration abilities were measured to be within the </w:t>
      </w:r>
      <w:ins w:id="194" w:author="Daniel Ly" w:date="2025-09-29T16:46:00Z" w16du:dateUtc="2025-09-29T23:46:00Z">
        <w:r w:rsidRPr="00C660EA">
          <w:rPr>
            <w:rFonts w:ascii="Cambria" w:eastAsia="Cambria" w:hAnsi="Cambria" w:cs="Cambria"/>
            <w:sz w:val="20"/>
            <w:szCs w:val="20"/>
          </w:rPr>
          <w:t>{{ ac_sl }}</w:t>
        </w:r>
      </w:ins>
      <w:del w:id="195" w:author="Daniel Ly" w:date="2025-09-29T16:46:00Z" w16du:dateUtc="2025-09-29T23:46:00Z">
        <w:r w:rsidDel="00C660EA">
          <w:rPr>
            <w:rFonts w:ascii="Cambria" w:eastAsia="Cambria" w:hAnsi="Cambria" w:cs="Cambria"/>
            <w:sz w:val="20"/>
            <w:szCs w:val="20"/>
          </w:rPr>
          <w:delText>Average</w:delText>
        </w:r>
      </w:del>
      <w:r>
        <w:rPr>
          <w:rFonts w:ascii="Cambria" w:eastAsia="Cambria" w:hAnsi="Cambria" w:cs="Cambria"/>
          <w:sz w:val="20"/>
          <w:szCs w:val="20"/>
        </w:rPr>
        <w:t xml:space="preserve"> range (SS= </w:t>
      </w:r>
      <w:ins w:id="196" w:author="Daniel Ly" w:date="2025-09-29T16:46:00Z" w16du:dateUtc="2025-09-29T23:46:00Z">
        <w:r w:rsidRPr="00C660EA">
          <w:rPr>
            <w:rFonts w:ascii="Cambria" w:eastAsia="Cambria" w:hAnsi="Cambria" w:cs="Cambria"/>
            <w:sz w:val="20"/>
            <w:szCs w:val="20"/>
          </w:rPr>
          <w:t>{{ ac_ss }}</w:t>
        </w:r>
      </w:ins>
      <w:del w:id="197" w:author="Daniel Ly" w:date="2025-09-29T16:46:00Z" w16du:dateUtc="2025-09-29T23:46:00Z">
        <w:r w:rsidDel="00C660EA">
          <w:rPr>
            <w:rFonts w:ascii="Cambria" w:eastAsia="Cambria" w:hAnsi="Cambria" w:cs="Cambria"/>
            <w:sz w:val="20"/>
            <w:szCs w:val="20"/>
          </w:rPr>
          <w:delText>100</w:delText>
        </w:r>
      </w:del>
      <w:r>
        <w:rPr>
          <w:rFonts w:ascii="Cambria" w:eastAsia="Cambria" w:hAnsi="Cambria" w:cs="Cambria"/>
          <w:sz w:val="20"/>
          <w:szCs w:val="20"/>
        </w:rPr>
        <w:t xml:space="preserve">; PR= </w:t>
      </w:r>
      <w:ins w:id="198" w:author="Daniel Ly" w:date="2025-09-29T16:46:00Z" w16du:dateUtc="2025-09-29T23:46:00Z">
        <w:r w:rsidRPr="00C660EA">
          <w:rPr>
            <w:rFonts w:ascii="Cambria" w:eastAsia="Cambria" w:hAnsi="Cambria" w:cs="Cambria"/>
            <w:sz w:val="20"/>
            <w:szCs w:val="20"/>
          </w:rPr>
          <w:t>{{ ac_percentile }}</w:t>
        </w:r>
      </w:ins>
      <w:del w:id="199" w:author="Daniel Ly" w:date="2025-09-29T16:46:00Z" w16du:dateUtc="2025-09-29T23:46:00Z">
        <w:r w:rsidDel="00C660EA">
          <w:rPr>
            <w:rFonts w:ascii="Cambria" w:eastAsia="Cambria" w:hAnsi="Cambria" w:cs="Cambria"/>
            <w:sz w:val="20"/>
            <w:szCs w:val="20"/>
          </w:rPr>
          <w:delText>50</w:delText>
        </w:r>
      </w:del>
      <w:r>
        <w:rPr>
          <w:rFonts w:ascii="Cambria" w:eastAsia="Cambria" w:hAnsi="Cambria" w:cs="Cambria"/>
          <w:sz w:val="20"/>
          <w:szCs w:val="20"/>
        </w:rPr>
        <w:t xml:space="preserve">). More specifically, for the Finger Windows subtest, the examinee was required to remember a visual pattern and then asked to imitate the sequence. This subtest evaluates short-term memory of rote, visual sequential pattern. The examinee's performance on this subtest fell within the </w:t>
      </w:r>
      <w:ins w:id="200" w:author="Daniel Ly" w:date="2025-09-29T16:46:00Z" w16du:dateUtc="2025-09-29T23:46:00Z">
        <w:r w:rsidRPr="00C660EA">
          <w:rPr>
            <w:rFonts w:ascii="Cambria" w:eastAsia="Cambria" w:hAnsi="Cambria" w:cs="Cambria"/>
            <w:sz w:val="20"/>
            <w:szCs w:val="20"/>
          </w:rPr>
          <w:t>{{ wraml_fw</w:t>
        </w:r>
      </w:ins>
      <w:ins w:id="201" w:author="Daniel Ly" w:date="2025-09-29T16:47:00Z" w16du:dateUtc="2025-09-29T23:47:00Z">
        <w:r>
          <w:rPr>
            <w:rFonts w:ascii="Cambria" w:eastAsia="Cambria" w:hAnsi="Cambria" w:cs="Cambria"/>
            <w:sz w:val="20"/>
            <w:szCs w:val="20"/>
          </w:rPr>
          <w:t>_sl</w:t>
        </w:r>
      </w:ins>
      <w:ins w:id="202" w:author="Daniel Ly" w:date="2025-09-29T16:46:00Z" w16du:dateUtc="2025-09-29T23:46:00Z">
        <w:r w:rsidRPr="00C660EA">
          <w:rPr>
            <w:rFonts w:ascii="Cambria" w:eastAsia="Cambria" w:hAnsi="Cambria" w:cs="Cambria"/>
            <w:sz w:val="20"/>
            <w:szCs w:val="20"/>
          </w:rPr>
          <w:t xml:space="preserve"> }}</w:t>
        </w:r>
      </w:ins>
      <w:del w:id="203" w:author="Daniel Ly" w:date="2025-09-29T16:46:00Z" w16du:dateUtc="2025-09-29T23:46:00Z">
        <w:r w:rsidDel="00C660EA">
          <w:rPr>
            <w:rFonts w:ascii="Cambria" w:eastAsia="Cambria" w:hAnsi="Cambria" w:cs="Cambria"/>
            <w:sz w:val="20"/>
            <w:szCs w:val="20"/>
          </w:rPr>
          <w:delText>Average</w:delText>
        </w:r>
      </w:del>
      <w:r>
        <w:rPr>
          <w:rFonts w:ascii="Cambria" w:eastAsia="Cambria" w:hAnsi="Cambria" w:cs="Cambria"/>
          <w:sz w:val="20"/>
          <w:szCs w:val="20"/>
        </w:rPr>
        <w:t xml:space="preserve"> range. On the Number Letter subtest, the examinee was asked to repeat a sequence of single digits and letters that were orally presented to {{ student_lower_obj_pronoun }}. The examinee's performance on the Number Letter subtest fell within the </w:t>
      </w:r>
      <w:ins w:id="204" w:author="Daniel Ly" w:date="2025-09-29T16:47:00Z" w16du:dateUtc="2025-09-29T23:47:00Z">
        <w:r>
          <w:rPr>
            <w:rFonts w:ascii="Cambria" w:eastAsia="Cambria" w:hAnsi="Cambria" w:cs="Cambria"/>
            <w:sz w:val="20"/>
            <w:szCs w:val="20"/>
          </w:rPr>
          <w:t>{{ wraml_nl_sl }}</w:t>
        </w:r>
      </w:ins>
      <w:del w:id="205" w:author="Daniel Ly" w:date="2025-09-29T16:47:00Z" w16du:dateUtc="2025-09-29T23:47:00Z">
        <w:r w:rsidDel="00C660EA">
          <w:rPr>
            <w:rFonts w:ascii="Cambria" w:eastAsia="Cambria" w:hAnsi="Cambria" w:cs="Cambria"/>
            <w:sz w:val="20"/>
            <w:szCs w:val="20"/>
          </w:rPr>
          <w:delText>Average</w:delText>
        </w:r>
      </w:del>
      <w:r>
        <w:rPr>
          <w:rFonts w:ascii="Cambria" w:eastAsia="Cambria" w:hAnsi="Cambria" w:cs="Cambria"/>
          <w:sz w:val="20"/>
          <w:szCs w:val="20"/>
        </w:rPr>
        <w:t xml:space="preserve"> range.</w:t>
      </w:r>
    </w:p>
    <w:p w14:paraId="077B4996" w14:textId="77777777" w:rsidR="00F92458" w:rsidRDefault="00F92458" w:rsidP="00F92458">
      <w:pPr>
        <w:ind w:left="-720" w:right="-720"/>
        <w:rPr>
          <w:rFonts w:ascii="Cambria" w:eastAsia="Cambria" w:hAnsi="Cambria" w:cs="Cambria"/>
          <w:sz w:val="20"/>
          <w:szCs w:val="20"/>
        </w:rPr>
      </w:pPr>
    </w:p>
    <w:p w14:paraId="1FC2BF2F" w14:textId="77777777" w:rsidR="00F92458" w:rsidRDefault="00F92458" w:rsidP="00F92458">
      <w:pPr>
        <w:spacing w:line="331" w:lineRule="auto"/>
        <w:ind w:left="-720" w:right="-720"/>
        <w:rPr>
          <w:rFonts w:ascii="Cambria" w:eastAsia="Cambria" w:hAnsi="Cambria" w:cs="Cambria"/>
          <w:sz w:val="20"/>
          <w:szCs w:val="20"/>
        </w:rPr>
      </w:pPr>
      <w:r>
        <w:rPr>
          <w:rFonts w:ascii="Cambria" w:eastAsia="Cambria" w:hAnsi="Cambria" w:cs="Cambria"/>
          <w:sz w:val="20"/>
          <w:szCs w:val="20"/>
        </w:rPr>
        <w:t>Performance Summary:</w:t>
      </w:r>
    </w:p>
    <w:p w14:paraId="0D2D30B0" w14:textId="77777777" w:rsidR="00F92458" w:rsidRDefault="00F92458" w:rsidP="00F92458">
      <w:pPr>
        <w:spacing w:line="331" w:lineRule="auto"/>
        <w:ind w:left="-720" w:right="-720"/>
        <w:rPr>
          <w:rFonts w:ascii="Cambria" w:eastAsia="Cambria" w:hAnsi="Cambria" w:cs="Cambria"/>
          <w:sz w:val="20"/>
          <w:szCs w:val="20"/>
        </w:rPr>
      </w:pPr>
      <w:r>
        <w:rPr>
          <w:rFonts w:ascii="Cambria" w:eastAsia="Cambria" w:hAnsi="Cambria" w:cs="Cambria"/>
          <w:sz w:val="20"/>
          <w:szCs w:val="20"/>
        </w:rPr>
        <w:t xml:space="preserve">General Immediate Memory: </w:t>
      </w:r>
      <w:ins w:id="206" w:author="Daniel Ly" w:date="2025-09-29T16:48:00Z" w16du:dateUtc="2025-09-29T23:48:00Z">
        <w:r>
          <w:rPr>
            <w:rFonts w:ascii="Cambria" w:eastAsia="Cambria" w:hAnsi="Cambria" w:cs="Cambria"/>
            <w:sz w:val="20"/>
            <w:szCs w:val="20"/>
          </w:rPr>
          <w:t xml:space="preserve">SS= {{ </w:t>
        </w:r>
      </w:ins>
      <w:r>
        <w:rPr>
          <w:rFonts w:ascii="Cambria" w:eastAsia="Cambria" w:hAnsi="Cambria" w:cs="Cambria"/>
          <w:sz w:val="20"/>
          <w:szCs w:val="20"/>
        </w:rPr>
        <w:t>gmi</w:t>
      </w:r>
      <w:ins w:id="207" w:author="Daniel Ly" w:date="2025-09-29T16:48:00Z" w16du:dateUtc="2025-09-29T23:48:00Z">
        <w:r>
          <w:rPr>
            <w:rFonts w:ascii="Cambria" w:eastAsia="Cambria" w:hAnsi="Cambria" w:cs="Cambria"/>
            <w:sz w:val="20"/>
            <w:szCs w:val="20"/>
          </w:rPr>
          <w:t xml:space="preserve">_ss }}; PR= {{ </w:t>
        </w:r>
      </w:ins>
      <w:r>
        <w:rPr>
          <w:rFonts w:ascii="Cambria" w:eastAsia="Cambria" w:hAnsi="Cambria" w:cs="Cambria"/>
          <w:sz w:val="20"/>
          <w:szCs w:val="20"/>
        </w:rPr>
        <w:t>gmi</w:t>
      </w:r>
      <w:ins w:id="208" w:author="Daniel Ly" w:date="2025-09-29T16:48:00Z" w16du:dateUtc="2025-09-29T23:48:00Z">
        <w:r>
          <w:rPr>
            <w:rFonts w:ascii="Cambria" w:eastAsia="Cambria" w:hAnsi="Cambria" w:cs="Cambria"/>
            <w:sz w:val="20"/>
            <w:szCs w:val="20"/>
          </w:rPr>
          <w:t>_percentile }}</w:t>
        </w:r>
      </w:ins>
      <w:del w:id="209" w:author="Daniel Ly" w:date="2025-09-29T16:48:00Z" w16du:dateUtc="2025-09-29T23:48:00Z">
        <w:r w:rsidDel="00C660EA">
          <w:rPr>
            <w:rFonts w:ascii="Cambria" w:eastAsia="Cambria" w:hAnsi="Cambria" w:cs="Cambria"/>
            <w:sz w:val="20"/>
            <w:szCs w:val="20"/>
          </w:rPr>
          <w:delText>SS=100; PR= 50</w:delText>
        </w:r>
      </w:del>
      <w:r>
        <w:rPr>
          <w:rFonts w:ascii="Cambria" w:eastAsia="Cambria" w:hAnsi="Cambria" w:cs="Cambria"/>
          <w:sz w:val="20"/>
          <w:szCs w:val="20"/>
        </w:rPr>
        <w:t xml:space="preserve">   </w:t>
      </w:r>
      <w:ins w:id="210" w:author="Daniel Ly" w:date="2025-09-29T16:48:00Z" w16du:dateUtc="2025-09-29T23:48:00Z">
        <w:r w:rsidRPr="00C660EA">
          <w:rPr>
            <w:rFonts w:ascii="Cambria" w:eastAsia="Cambria" w:hAnsi="Cambria" w:cs="Cambria"/>
            <w:sz w:val="20"/>
            <w:szCs w:val="20"/>
          </w:rPr>
          <w:t xml:space="preserve">{{ </w:t>
        </w:r>
      </w:ins>
      <w:r>
        <w:rPr>
          <w:rFonts w:ascii="Cambria" w:eastAsia="Cambria" w:hAnsi="Cambria" w:cs="Cambria"/>
          <w:sz w:val="20"/>
          <w:szCs w:val="20"/>
        </w:rPr>
        <w:t>gmi</w:t>
      </w:r>
      <w:ins w:id="211" w:author="Daniel Ly" w:date="2025-09-29T16:48:00Z" w16du:dateUtc="2025-09-29T23:48:00Z">
        <w:r w:rsidRPr="00C660EA">
          <w:rPr>
            <w:rFonts w:ascii="Cambria" w:eastAsia="Cambria" w:hAnsi="Cambria" w:cs="Cambria"/>
            <w:sz w:val="20"/>
            <w:szCs w:val="20"/>
          </w:rPr>
          <w:t xml:space="preserve">_sl }} </w:t>
        </w:r>
      </w:ins>
      <w:del w:id="212" w:author="Daniel Ly" w:date="2025-09-29T16:48:00Z" w16du:dateUtc="2025-09-29T23:48:00Z">
        <w:r w:rsidDel="00C660EA">
          <w:rPr>
            <w:rFonts w:ascii="Cambria" w:eastAsia="Cambria" w:hAnsi="Cambria" w:cs="Cambria"/>
            <w:sz w:val="20"/>
            <w:szCs w:val="20"/>
          </w:rPr>
          <w:delText>Average</w:delText>
        </w:r>
      </w:del>
    </w:p>
    <w:p w14:paraId="19B195C6" w14:textId="77777777" w:rsidR="00F92458" w:rsidRDefault="00F92458" w:rsidP="00F92458">
      <w:pPr>
        <w:spacing w:line="331" w:lineRule="auto"/>
        <w:ind w:left="-720" w:right="-720"/>
        <w:rPr>
          <w:rFonts w:ascii="Cambria" w:eastAsia="Cambria" w:hAnsi="Cambria" w:cs="Cambria"/>
          <w:sz w:val="20"/>
          <w:szCs w:val="20"/>
        </w:rPr>
      </w:pPr>
      <w:r>
        <w:rPr>
          <w:rFonts w:ascii="Cambria" w:eastAsia="Cambria" w:hAnsi="Cambria" w:cs="Cambria"/>
          <w:sz w:val="20"/>
          <w:szCs w:val="20"/>
        </w:rPr>
        <w:t xml:space="preserve">Visual Immediate Memory: </w:t>
      </w:r>
      <w:ins w:id="213" w:author="Daniel Ly" w:date="2025-09-29T16:48:00Z" w16du:dateUtc="2025-09-29T23:48:00Z">
        <w:r>
          <w:rPr>
            <w:rFonts w:ascii="Cambria" w:eastAsia="Cambria" w:hAnsi="Cambria" w:cs="Cambria"/>
            <w:sz w:val="20"/>
            <w:szCs w:val="20"/>
          </w:rPr>
          <w:t xml:space="preserve">SS= {{ visualim_ss }}; PR= {{ visualim_percentile }}   </w:t>
        </w:r>
      </w:ins>
      <w:del w:id="214" w:author="Daniel Ly" w:date="2025-09-29T16:48:00Z" w16du:dateUtc="2025-09-29T23:48:00Z">
        <w:r w:rsidDel="00C660EA">
          <w:rPr>
            <w:rFonts w:ascii="Cambria" w:eastAsia="Cambria" w:hAnsi="Cambria" w:cs="Cambria"/>
            <w:sz w:val="20"/>
            <w:szCs w:val="20"/>
          </w:rPr>
          <w:delText xml:space="preserve">SS=100; PR= 50   </w:delText>
        </w:r>
      </w:del>
      <w:ins w:id="215" w:author="Daniel Ly" w:date="2025-09-29T16:48:00Z" w16du:dateUtc="2025-09-29T23:48:00Z">
        <w:r>
          <w:rPr>
            <w:rFonts w:ascii="Cambria" w:eastAsia="Cambria" w:hAnsi="Cambria" w:cs="Cambria"/>
            <w:sz w:val="20"/>
            <w:szCs w:val="20"/>
          </w:rPr>
          <w:t>{{ visualim_sl }}</w:t>
        </w:r>
      </w:ins>
      <w:del w:id="216" w:author="Daniel Ly" w:date="2025-09-29T16:48:00Z" w16du:dateUtc="2025-09-29T23:48:00Z">
        <w:r w:rsidDel="00C660EA">
          <w:rPr>
            <w:rFonts w:ascii="Cambria" w:eastAsia="Cambria" w:hAnsi="Cambria" w:cs="Cambria"/>
            <w:sz w:val="20"/>
            <w:szCs w:val="20"/>
          </w:rPr>
          <w:delText>Average</w:delText>
        </w:r>
      </w:del>
    </w:p>
    <w:p w14:paraId="4CCB8B7F" w14:textId="77777777" w:rsidR="00F92458" w:rsidRDefault="00F92458" w:rsidP="00F92458">
      <w:pPr>
        <w:spacing w:line="331" w:lineRule="auto"/>
        <w:ind w:left="-720" w:right="-720"/>
        <w:rPr>
          <w:rFonts w:ascii="Cambria" w:eastAsia="Cambria" w:hAnsi="Cambria" w:cs="Cambria"/>
          <w:sz w:val="20"/>
          <w:szCs w:val="20"/>
        </w:rPr>
      </w:pPr>
      <w:r>
        <w:rPr>
          <w:rFonts w:ascii="Cambria" w:eastAsia="Cambria" w:hAnsi="Cambria" w:cs="Cambria"/>
          <w:sz w:val="20"/>
          <w:szCs w:val="20"/>
        </w:rPr>
        <w:t xml:space="preserve">Verbal Immediate Memory: </w:t>
      </w:r>
      <w:ins w:id="217" w:author="Daniel Ly" w:date="2025-09-29T16:47:00Z" w16du:dateUtc="2025-09-29T23:47:00Z">
        <w:r>
          <w:rPr>
            <w:rFonts w:ascii="Cambria" w:eastAsia="Cambria" w:hAnsi="Cambria" w:cs="Cambria"/>
            <w:sz w:val="20"/>
            <w:szCs w:val="20"/>
          </w:rPr>
          <w:t xml:space="preserve">SS= {{ </w:t>
        </w:r>
      </w:ins>
      <w:r>
        <w:rPr>
          <w:rFonts w:ascii="Cambria" w:eastAsia="Cambria" w:hAnsi="Cambria" w:cs="Cambria"/>
          <w:sz w:val="20"/>
          <w:szCs w:val="20"/>
        </w:rPr>
        <w:t>verbalim</w:t>
      </w:r>
      <w:ins w:id="218" w:author="Daniel Ly" w:date="2025-09-29T16:47:00Z" w16du:dateUtc="2025-09-29T23:47:00Z">
        <w:r>
          <w:rPr>
            <w:rFonts w:ascii="Cambria" w:eastAsia="Cambria" w:hAnsi="Cambria" w:cs="Cambria"/>
            <w:sz w:val="20"/>
            <w:szCs w:val="20"/>
          </w:rPr>
          <w:t xml:space="preserve">_ss }}; PR= {{ </w:t>
        </w:r>
      </w:ins>
      <w:r>
        <w:rPr>
          <w:rFonts w:ascii="Cambria" w:eastAsia="Cambria" w:hAnsi="Cambria" w:cs="Cambria"/>
          <w:sz w:val="20"/>
          <w:szCs w:val="20"/>
        </w:rPr>
        <w:t>verbalim</w:t>
      </w:r>
      <w:ins w:id="219" w:author="Daniel Ly" w:date="2025-09-29T16:47:00Z" w16du:dateUtc="2025-09-29T23:47:00Z">
        <w:r>
          <w:rPr>
            <w:rFonts w:ascii="Cambria" w:eastAsia="Cambria" w:hAnsi="Cambria" w:cs="Cambria"/>
            <w:sz w:val="20"/>
            <w:szCs w:val="20"/>
          </w:rPr>
          <w:t xml:space="preserve">_percentile }}   </w:t>
        </w:r>
      </w:ins>
      <w:del w:id="220" w:author="Daniel Ly" w:date="2025-09-29T16:47:00Z" w16du:dateUtc="2025-09-29T23:47:00Z">
        <w:r w:rsidDel="00C660EA">
          <w:rPr>
            <w:rFonts w:ascii="Cambria" w:eastAsia="Cambria" w:hAnsi="Cambria" w:cs="Cambria"/>
            <w:sz w:val="20"/>
            <w:szCs w:val="20"/>
          </w:rPr>
          <w:delText xml:space="preserve">SS=100; PR= 50   </w:delText>
        </w:r>
      </w:del>
      <w:ins w:id="221" w:author="Daniel Ly" w:date="2025-09-29T16:47:00Z" w16du:dateUtc="2025-09-29T23:47:00Z">
        <w:r>
          <w:rPr>
            <w:rFonts w:ascii="Cambria" w:eastAsia="Cambria" w:hAnsi="Cambria" w:cs="Cambria"/>
            <w:sz w:val="20"/>
            <w:szCs w:val="20"/>
          </w:rPr>
          <w:t xml:space="preserve">{{ </w:t>
        </w:r>
      </w:ins>
      <w:r>
        <w:rPr>
          <w:rFonts w:ascii="Cambria" w:eastAsia="Cambria" w:hAnsi="Cambria" w:cs="Cambria"/>
          <w:sz w:val="20"/>
          <w:szCs w:val="20"/>
        </w:rPr>
        <w:t>verbalim</w:t>
      </w:r>
      <w:ins w:id="222" w:author="Daniel Ly" w:date="2025-09-29T16:47:00Z" w16du:dateUtc="2025-09-29T23:47:00Z">
        <w:r>
          <w:rPr>
            <w:rFonts w:ascii="Cambria" w:eastAsia="Cambria" w:hAnsi="Cambria" w:cs="Cambria"/>
            <w:sz w:val="20"/>
            <w:szCs w:val="20"/>
          </w:rPr>
          <w:t>_sl }}</w:t>
        </w:r>
      </w:ins>
      <w:del w:id="223" w:author="Daniel Ly" w:date="2025-09-29T16:47:00Z" w16du:dateUtc="2025-09-29T23:47:00Z">
        <w:r w:rsidDel="00C660EA">
          <w:rPr>
            <w:rFonts w:ascii="Cambria" w:eastAsia="Cambria" w:hAnsi="Cambria" w:cs="Cambria"/>
            <w:sz w:val="20"/>
            <w:szCs w:val="20"/>
          </w:rPr>
          <w:delText>Average</w:delText>
        </w:r>
      </w:del>
    </w:p>
    <w:p w14:paraId="2DAE0E56" w14:textId="7C945FFE" w:rsidR="00805FD4" w:rsidRPr="00805FD4" w:rsidRDefault="00F92458" w:rsidP="004E1EBD">
      <w:pPr>
        <w:ind w:left="-720" w:right="-720"/>
        <w:rPr>
          <w:rFonts w:ascii="Cambria" w:eastAsia="Cambria" w:hAnsi="Cambria" w:cs="Cambria"/>
          <w:sz w:val="20"/>
          <w:szCs w:val="20"/>
        </w:rPr>
      </w:pPr>
      <w:r>
        <w:rPr>
          <w:rFonts w:ascii="Cambria" w:eastAsia="Cambria" w:hAnsi="Cambria" w:cs="Cambria"/>
          <w:sz w:val="20"/>
          <w:szCs w:val="20"/>
        </w:rPr>
        <w:t xml:space="preserve">Attention/Concentration: </w:t>
      </w:r>
      <w:ins w:id="224" w:author="Daniel Ly" w:date="2025-09-29T16:47:00Z" w16du:dateUtc="2025-09-29T23:47:00Z">
        <w:r>
          <w:rPr>
            <w:rFonts w:ascii="Cambria" w:eastAsia="Cambria" w:hAnsi="Cambria" w:cs="Cambria"/>
            <w:sz w:val="20"/>
            <w:szCs w:val="20"/>
          </w:rPr>
          <w:t xml:space="preserve">SS= </w:t>
        </w:r>
        <w:r w:rsidRPr="00C660EA">
          <w:rPr>
            <w:rFonts w:ascii="Cambria" w:eastAsia="Cambria" w:hAnsi="Cambria" w:cs="Cambria"/>
            <w:sz w:val="20"/>
            <w:szCs w:val="20"/>
          </w:rPr>
          <w:t>{{ ac_ss }}</w:t>
        </w:r>
        <w:r>
          <w:rPr>
            <w:rFonts w:ascii="Cambria" w:eastAsia="Cambria" w:hAnsi="Cambria" w:cs="Cambria"/>
            <w:sz w:val="20"/>
            <w:szCs w:val="20"/>
          </w:rPr>
          <w:t xml:space="preserve">; PR= </w:t>
        </w:r>
        <w:r w:rsidRPr="00C660EA">
          <w:rPr>
            <w:rFonts w:ascii="Cambria" w:eastAsia="Cambria" w:hAnsi="Cambria" w:cs="Cambria"/>
            <w:sz w:val="20"/>
            <w:szCs w:val="20"/>
          </w:rPr>
          <w:t>{{ ac_percentile }}</w:t>
        </w:r>
        <w:r>
          <w:rPr>
            <w:rFonts w:ascii="Cambria" w:eastAsia="Cambria" w:hAnsi="Cambria" w:cs="Cambria"/>
            <w:sz w:val="20"/>
            <w:szCs w:val="20"/>
          </w:rPr>
          <w:t xml:space="preserve">   </w:t>
        </w:r>
      </w:ins>
      <w:del w:id="225" w:author="Daniel Ly" w:date="2025-09-29T16:47:00Z" w16du:dateUtc="2025-09-29T23:47:00Z">
        <w:r w:rsidDel="00C660EA">
          <w:rPr>
            <w:rFonts w:ascii="Cambria" w:eastAsia="Cambria" w:hAnsi="Cambria" w:cs="Cambria"/>
            <w:sz w:val="20"/>
            <w:szCs w:val="20"/>
          </w:rPr>
          <w:delText xml:space="preserve">SS=100; PR= 50   </w:delText>
        </w:r>
      </w:del>
      <w:ins w:id="226" w:author="Daniel Ly" w:date="2025-09-29T16:47:00Z" w16du:dateUtc="2025-09-29T23:47:00Z">
        <w:r w:rsidRPr="00C660EA">
          <w:rPr>
            <w:rFonts w:ascii="Cambria" w:eastAsia="Cambria" w:hAnsi="Cambria" w:cs="Cambria"/>
            <w:sz w:val="20"/>
            <w:szCs w:val="20"/>
          </w:rPr>
          <w:t>{{ ac_sl }}</w:t>
        </w:r>
      </w:ins>
      <w:r w:rsidRPr="00246C85">
        <w:rPr>
          <w:rFonts w:ascii="Cambria" w:eastAsia="Cambria" w:hAnsi="Cambria" w:cs="Cambria"/>
          <w:sz w:val="20"/>
          <w:szCs w:val="20"/>
        </w:rPr>
        <w:t>{% endif %}</w:t>
      </w:r>
      <w:del w:id="227" w:author="Daniel Ly" w:date="2025-09-29T16:47:00Z" w16du:dateUtc="2025-09-29T23:47:00Z">
        <w:r w:rsidDel="00C660EA">
          <w:rPr>
            <w:rFonts w:ascii="Cambria" w:eastAsia="Cambria" w:hAnsi="Cambria" w:cs="Cambria"/>
            <w:sz w:val="20"/>
            <w:szCs w:val="20"/>
          </w:rPr>
          <w:delText>Average</w:delText>
        </w:r>
      </w:del>
    </w:p>
    <w:sectPr w:rsidR="00805FD4" w:rsidRPr="00805F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Ly">
    <w15:presenceInfo w15:providerId="Windows Live" w15:userId="d163647b96b4ee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visionView w:markup="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412"/>
    <w:rsid w:val="00027599"/>
    <w:rsid w:val="001275B2"/>
    <w:rsid w:val="001450E5"/>
    <w:rsid w:val="001B7610"/>
    <w:rsid w:val="0030175C"/>
    <w:rsid w:val="00314A91"/>
    <w:rsid w:val="003C75B3"/>
    <w:rsid w:val="0040572C"/>
    <w:rsid w:val="004A433E"/>
    <w:rsid w:val="004C7B2D"/>
    <w:rsid w:val="004E1EBD"/>
    <w:rsid w:val="00563301"/>
    <w:rsid w:val="005820B7"/>
    <w:rsid w:val="005A303F"/>
    <w:rsid w:val="00613FD9"/>
    <w:rsid w:val="0077659C"/>
    <w:rsid w:val="007812A1"/>
    <w:rsid w:val="00805FD4"/>
    <w:rsid w:val="0088582D"/>
    <w:rsid w:val="008B0E3F"/>
    <w:rsid w:val="0098154B"/>
    <w:rsid w:val="009D23DA"/>
    <w:rsid w:val="00C57AE2"/>
    <w:rsid w:val="00CE6E36"/>
    <w:rsid w:val="00DE2412"/>
    <w:rsid w:val="00E23F19"/>
    <w:rsid w:val="00E72687"/>
    <w:rsid w:val="00F92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8BDB5"/>
  <w15:chartTrackingRefBased/>
  <w15:docId w15:val="{DB13285F-ABF5-4680-8AA2-9FFEBAEFD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412"/>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DE241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DE241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DE241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DE241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DE241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DE241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DE241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DE241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DE2412"/>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412"/>
    <w:rPr>
      <w:rFonts w:eastAsiaTheme="majorEastAsia" w:cstheme="majorBidi"/>
      <w:color w:val="272727" w:themeColor="text1" w:themeTint="D8"/>
    </w:rPr>
  </w:style>
  <w:style w:type="paragraph" w:styleId="Title">
    <w:name w:val="Title"/>
    <w:basedOn w:val="Normal"/>
    <w:next w:val="Normal"/>
    <w:link w:val="TitleChar"/>
    <w:uiPriority w:val="10"/>
    <w:qFormat/>
    <w:rsid w:val="00DE241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E2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41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E2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412"/>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DE2412"/>
    <w:rPr>
      <w:i/>
      <w:iCs/>
      <w:color w:val="404040" w:themeColor="text1" w:themeTint="BF"/>
    </w:rPr>
  </w:style>
  <w:style w:type="paragraph" w:styleId="ListParagraph">
    <w:name w:val="List Paragraph"/>
    <w:basedOn w:val="Normal"/>
    <w:uiPriority w:val="34"/>
    <w:qFormat/>
    <w:rsid w:val="00DE2412"/>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DE2412"/>
    <w:rPr>
      <w:i/>
      <w:iCs/>
      <w:color w:val="0F4761" w:themeColor="accent1" w:themeShade="BF"/>
    </w:rPr>
  </w:style>
  <w:style w:type="paragraph" w:styleId="IntenseQuote">
    <w:name w:val="Intense Quote"/>
    <w:basedOn w:val="Normal"/>
    <w:next w:val="Normal"/>
    <w:link w:val="IntenseQuoteChar"/>
    <w:uiPriority w:val="30"/>
    <w:qFormat/>
    <w:rsid w:val="00DE241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DE2412"/>
    <w:rPr>
      <w:i/>
      <w:iCs/>
      <w:color w:val="0F4761" w:themeColor="accent1" w:themeShade="BF"/>
    </w:rPr>
  </w:style>
  <w:style w:type="character" w:styleId="IntenseReference">
    <w:name w:val="Intense Reference"/>
    <w:basedOn w:val="DefaultParagraphFont"/>
    <w:uiPriority w:val="32"/>
    <w:qFormat/>
    <w:rsid w:val="00DE24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F7BE7-126F-430D-8E60-45D7F5C19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773</TotalTime>
  <Pages>2</Pages>
  <Words>882</Words>
  <Characters>5033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Ly</dc:creator>
  <cp:keywords/>
  <dc:description/>
  <cp:lastModifiedBy>Daniel Ly</cp:lastModifiedBy>
  <cp:revision>15</cp:revision>
  <dcterms:created xsi:type="dcterms:W3CDTF">2025-10-21T19:28:00Z</dcterms:created>
  <dcterms:modified xsi:type="dcterms:W3CDTF">2025-11-08T18:50:00Z</dcterms:modified>
</cp:coreProperties>
</file>