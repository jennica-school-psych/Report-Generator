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53F4" w14:textId="77777777" w:rsidR="00FA4CCF" w:rsidRDefault="00FA4CCF" w:rsidP="00FA4CCF">
      <w:pPr>
        <w:spacing w:line="331" w:lineRule="auto"/>
        <w:ind w:left="-720" w:right="-720"/>
        <w:rPr>
          <w:rFonts w:ascii="Cambria" w:eastAsia="Cambria" w:hAnsi="Cambria" w:cs="Cambria"/>
          <w:sz w:val="20"/>
          <w:szCs w:val="20"/>
        </w:rPr>
      </w:pPr>
      <w:bookmarkStart w:id="0" w:name="_Hlk213353270"/>
      <w:r w:rsidRPr="00246C85">
        <w:rPr>
          <w:rFonts w:ascii="Cambria" w:eastAsia="Cambria" w:hAnsi="Cambria" w:cs="Cambria"/>
          <w:sz w:val="20"/>
          <w:szCs w:val="20"/>
        </w:rPr>
        <w:t xml:space="preserve">{% if </w:t>
      </w:r>
      <w:r>
        <w:rPr>
          <w:rFonts w:ascii="Cambria" w:eastAsia="Cambria" w:hAnsi="Cambria" w:cs="Cambria"/>
          <w:sz w:val="20"/>
          <w:szCs w:val="20"/>
        </w:rPr>
        <w:t>cas</w:t>
      </w:r>
      <w:r w:rsidRPr="00246C85">
        <w:rPr>
          <w:rFonts w:ascii="Cambria" w:eastAsia="Cambria" w:hAnsi="Cambria" w:cs="Cambria"/>
          <w:sz w:val="20"/>
          <w:szCs w:val="20"/>
        </w:rPr>
        <w:t>_has_scores %}</w:t>
      </w:r>
      <w:r>
        <w:rPr>
          <w:rFonts w:ascii="Cambria" w:eastAsia="Cambria" w:hAnsi="Cambria" w:cs="Cambria"/>
          <w:sz w:val="20"/>
          <w:szCs w:val="20"/>
        </w:rPr>
        <w:t>CAS</w:t>
      </w:r>
    </w:p>
    <w:tbl>
      <w:tblPr>
        <w:tblW w:w="116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0"/>
        <w:gridCol w:w="1005"/>
        <w:gridCol w:w="1005"/>
        <w:gridCol w:w="1005"/>
        <w:gridCol w:w="1005"/>
        <w:gridCol w:w="1005"/>
        <w:gridCol w:w="1005"/>
        <w:gridCol w:w="1005"/>
        <w:gridCol w:w="1005"/>
        <w:gridCol w:w="1005"/>
        <w:gridCol w:w="1005"/>
      </w:tblGrid>
      <w:tr w:rsidR="00FA4CCF" w14:paraId="52C40F9F" w14:textId="77777777" w:rsidTr="003A140B">
        <w:trPr>
          <w:trHeight w:val="288"/>
          <w:jc w:val="center"/>
          <w:ins w:id="1" w:author="Daniel Ly" w:date="2025-09-29T10:58:00Z"/>
        </w:trPr>
        <w:tc>
          <w:tcPr>
            <w:tcW w:w="161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4630941A" w14:textId="77777777" w:rsidR="00FA4CCF" w:rsidRDefault="00FA4CCF" w:rsidP="003A140B">
            <w:pPr>
              <w:widowControl w:val="0"/>
              <w:spacing w:line="240" w:lineRule="auto"/>
              <w:jc w:val="center"/>
              <w:rPr>
                <w:ins w:id="2" w:author="Daniel Ly" w:date="2025-09-29T10:58:00Z" w16du:dateUtc="2025-09-29T17:58:00Z"/>
                <w:rFonts w:ascii="Cambria" w:eastAsia="Cambria" w:hAnsi="Cambria" w:cs="Cambria"/>
                <w:sz w:val="20"/>
                <w:szCs w:val="20"/>
              </w:rPr>
            </w:pPr>
            <w:ins w:id="3" w:author="Daniel Ly" w:date="2025-09-29T10:58:00Z" w16du:dateUtc="2025-09-29T17:58:00Z">
              <w:r>
                <w:rPr>
                  <w:rFonts w:ascii="Cambria" w:eastAsia="Cambria" w:hAnsi="Cambria" w:cs="Cambria"/>
                  <w:sz w:val="20"/>
                  <w:szCs w:val="20"/>
                </w:rPr>
                <w:t xml:space="preserve">Subtests </w:t>
              </w:r>
            </w:ins>
          </w:p>
        </w:tc>
        <w:tc>
          <w:tcPr>
            <w:tcW w:w="10050" w:type="dxa"/>
            <w:gridSpan w:val="10"/>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50AE88D4" w14:textId="77777777" w:rsidR="00FA4CCF" w:rsidRDefault="00FA4CCF" w:rsidP="003A140B">
            <w:pPr>
              <w:widowControl w:val="0"/>
              <w:spacing w:line="240" w:lineRule="auto"/>
              <w:jc w:val="center"/>
              <w:rPr>
                <w:ins w:id="4" w:author="Daniel Ly" w:date="2025-09-29T10:58:00Z" w16du:dateUtc="2025-09-29T17:58:00Z"/>
                <w:rFonts w:ascii="Cambria" w:eastAsia="Cambria" w:hAnsi="Cambria" w:cs="Cambria"/>
                <w:b/>
                <w:sz w:val="20"/>
                <w:szCs w:val="20"/>
              </w:rPr>
            </w:pPr>
            <w:ins w:id="5" w:author="Daniel Ly" w:date="2025-09-29T10:58:00Z" w16du:dateUtc="2025-09-29T17:58:00Z">
              <w:r>
                <w:rPr>
                  <w:rFonts w:ascii="Cambria" w:eastAsia="Cambria" w:hAnsi="Cambria" w:cs="Cambria"/>
                  <w:b/>
                  <w:sz w:val="20"/>
                  <w:szCs w:val="20"/>
                </w:rPr>
                <w:t>Scaled Scores</w:t>
              </w:r>
            </w:ins>
          </w:p>
        </w:tc>
      </w:tr>
      <w:tr w:rsidR="00FA4CCF" w14:paraId="443CB207" w14:textId="77777777" w:rsidTr="003A140B">
        <w:trPr>
          <w:trHeight w:val="288"/>
          <w:jc w:val="center"/>
          <w:ins w:id="6"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6982219" w14:textId="77777777" w:rsidR="00FA4CCF" w:rsidRDefault="00FA4CCF" w:rsidP="003A140B">
            <w:pPr>
              <w:widowControl w:val="0"/>
              <w:spacing w:line="240" w:lineRule="auto"/>
              <w:rPr>
                <w:ins w:id="7" w:author="Daniel Ly" w:date="2025-09-29T10:58:00Z" w16du:dateUtc="2025-09-29T17:58:00Z"/>
                <w:rFonts w:ascii="Cambria" w:eastAsia="Cambria" w:hAnsi="Cambria" w:cs="Cambria"/>
                <w:sz w:val="20"/>
                <w:szCs w:val="20"/>
              </w:rPr>
            </w:pPr>
            <w:ins w:id="8" w:author="Daniel Ly" w:date="2025-09-29T10:58:00Z" w16du:dateUtc="2025-09-29T17:58:00Z">
              <w:r>
                <w:rPr>
                  <w:rFonts w:ascii="Cambria" w:eastAsia="Cambria" w:hAnsi="Cambria" w:cs="Cambria"/>
                  <w:sz w:val="20"/>
                  <w:szCs w:val="20"/>
                </w:rPr>
                <w:t xml:space="preserve">Planned Codes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5610308" w14:textId="77777777" w:rsidR="00FA4CCF" w:rsidRDefault="00FA4CCF" w:rsidP="003A140B">
            <w:pPr>
              <w:widowControl w:val="0"/>
              <w:spacing w:line="240" w:lineRule="auto"/>
              <w:jc w:val="center"/>
              <w:rPr>
                <w:ins w:id="9" w:author="Daniel Ly" w:date="2025-09-29T10:58:00Z" w16du:dateUtc="2025-09-29T17:58:00Z"/>
                <w:rFonts w:ascii="Cambria" w:eastAsia="Cambria" w:hAnsi="Cambria" w:cs="Cambria"/>
                <w:sz w:val="20"/>
                <w:szCs w:val="20"/>
              </w:rPr>
            </w:pPr>
            <w:ins w:id="10" w:author="Daniel Ly" w:date="2025-09-29T10:59:00Z" w16du:dateUtc="2025-09-29T17:59:00Z">
              <w:r>
                <w:rPr>
                  <w:rFonts w:ascii="Cambria" w:eastAsia="Cambria" w:hAnsi="Cambria" w:cs="Cambria"/>
                  <w:sz w:val="20"/>
                  <w:szCs w:val="20"/>
                </w:rPr>
                <w:t>{{ cas_</w:t>
              </w:r>
            </w:ins>
            <w:ins w:id="11" w:author="Daniel Ly" w:date="2025-09-29T11:02:00Z" w16du:dateUtc="2025-09-29T18:02:00Z">
              <w:r>
                <w:rPr>
                  <w:rFonts w:ascii="Cambria" w:eastAsia="Cambria" w:hAnsi="Cambria" w:cs="Cambria"/>
                  <w:sz w:val="20"/>
                  <w:szCs w:val="20"/>
                </w:rPr>
                <w:t>p</w:t>
              </w:r>
            </w:ins>
            <w:ins w:id="12" w:author="Daniel Ly" w:date="2025-09-29T11:01:00Z" w16du:dateUtc="2025-09-29T18:01:00Z">
              <w:r>
                <w:rPr>
                  <w:rFonts w:ascii="Cambria" w:eastAsia="Cambria" w:hAnsi="Cambria" w:cs="Cambria"/>
                  <w:sz w:val="20"/>
                  <w:szCs w:val="20"/>
                </w:rPr>
                <w:t>codes</w:t>
              </w:r>
            </w:ins>
            <w:ins w:id="13" w:author="Daniel Ly" w:date="2025-09-29T10:59:00Z" w16du:dateUtc="2025-09-29T17:59:00Z">
              <w:r>
                <w:rPr>
                  <w:rFonts w:ascii="Cambria" w:eastAsia="Cambria" w:hAnsi="Cambria" w:cs="Cambria"/>
                  <w:sz w:val="20"/>
                  <w:szCs w:val="20"/>
                </w:rPr>
                <w:t xml:space="preserve"> }}</w:t>
              </w:r>
            </w:ins>
            <w:ins w:id="14"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5BE1D9B" w14:textId="77777777" w:rsidR="00FA4CCF" w:rsidRDefault="00FA4CCF" w:rsidP="003A140B">
            <w:pPr>
              <w:widowControl w:val="0"/>
              <w:spacing w:line="240" w:lineRule="auto"/>
              <w:jc w:val="center"/>
              <w:rPr>
                <w:ins w:id="15" w:author="Daniel Ly" w:date="2025-09-29T10:58:00Z" w16du:dateUtc="2025-09-29T17:58:00Z"/>
                <w:rFonts w:ascii="Cambria" w:eastAsia="Cambria" w:hAnsi="Cambria" w:cs="Cambria"/>
                <w:sz w:val="20"/>
                <w:szCs w:val="20"/>
              </w:rPr>
            </w:pPr>
            <w:ins w:id="16"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98272A9" w14:textId="77777777" w:rsidR="00FA4CCF" w:rsidRDefault="00FA4CCF" w:rsidP="003A140B">
            <w:pPr>
              <w:widowControl w:val="0"/>
              <w:spacing w:line="240" w:lineRule="auto"/>
              <w:jc w:val="center"/>
              <w:rPr>
                <w:ins w:id="17" w:author="Daniel Ly" w:date="2025-09-29T10:58:00Z" w16du:dateUtc="2025-09-29T17:58:00Z"/>
                <w:rFonts w:ascii="Cambria" w:eastAsia="Cambria" w:hAnsi="Cambria" w:cs="Cambria"/>
                <w:sz w:val="20"/>
                <w:szCs w:val="20"/>
              </w:rPr>
            </w:pPr>
            <w:ins w:id="18"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C75B5CE" w14:textId="77777777" w:rsidR="00FA4CCF" w:rsidRDefault="00FA4CCF" w:rsidP="003A140B">
            <w:pPr>
              <w:widowControl w:val="0"/>
              <w:spacing w:line="240" w:lineRule="auto"/>
              <w:jc w:val="center"/>
              <w:rPr>
                <w:ins w:id="19" w:author="Daniel Ly" w:date="2025-09-29T10:58:00Z" w16du:dateUtc="2025-09-29T17:58:00Z"/>
                <w:rFonts w:ascii="Cambria" w:eastAsia="Cambria" w:hAnsi="Cambria" w:cs="Cambria"/>
                <w:sz w:val="20"/>
                <w:szCs w:val="20"/>
              </w:rPr>
            </w:pPr>
            <w:ins w:id="20"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ACC75B4" w14:textId="77777777" w:rsidR="00FA4CCF" w:rsidRDefault="00FA4CCF" w:rsidP="003A140B">
            <w:pPr>
              <w:widowControl w:val="0"/>
              <w:spacing w:line="240" w:lineRule="auto"/>
              <w:jc w:val="center"/>
              <w:rPr>
                <w:ins w:id="21" w:author="Daniel Ly" w:date="2025-09-29T10:58:00Z" w16du:dateUtc="2025-09-29T17:58:00Z"/>
                <w:rFonts w:ascii="Cambria" w:eastAsia="Cambria" w:hAnsi="Cambria" w:cs="Cambria"/>
                <w:sz w:val="20"/>
                <w:szCs w:val="20"/>
              </w:rPr>
            </w:pPr>
            <w:ins w:id="22" w:author="Daniel Ly" w:date="2025-09-29T11:02:00Z" w16du:dateUtc="2025-09-29T18:02:00Z">
              <w:r>
                <w:rPr>
                  <w:rFonts w:ascii="Cambria" w:eastAsia="Cambria" w:hAnsi="Cambria" w:cs="Cambria"/>
                  <w:sz w:val="20"/>
                  <w:szCs w:val="20"/>
                </w:rPr>
                <w:t>{{ cas_pcodes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0CC5A5F" w14:textId="77777777" w:rsidR="00FA4CCF" w:rsidRDefault="00FA4CCF" w:rsidP="003A140B">
            <w:pPr>
              <w:widowControl w:val="0"/>
              <w:spacing w:line="240" w:lineRule="auto"/>
              <w:jc w:val="center"/>
              <w:rPr>
                <w:ins w:id="23"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AB3E280" w14:textId="77777777" w:rsidR="00FA4CCF" w:rsidRDefault="00FA4CCF" w:rsidP="003A140B">
            <w:pPr>
              <w:widowControl w:val="0"/>
              <w:spacing w:line="240" w:lineRule="auto"/>
              <w:jc w:val="center"/>
              <w:rPr>
                <w:ins w:id="24"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205293C" w14:textId="77777777" w:rsidR="00FA4CCF" w:rsidRDefault="00FA4CCF" w:rsidP="003A140B">
            <w:pPr>
              <w:widowControl w:val="0"/>
              <w:spacing w:line="240" w:lineRule="auto"/>
              <w:jc w:val="center"/>
              <w:rPr>
                <w:ins w:id="25"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B0BA961" w14:textId="77777777" w:rsidR="00FA4CCF" w:rsidRDefault="00FA4CCF" w:rsidP="003A140B">
            <w:pPr>
              <w:widowControl w:val="0"/>
              <w:spacing w:line="240" w:lineRule="auto"/>
              <w:jc w:val="center"/>
              <w:rPr>
                <w:ins w:id="26"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96DCC20" w14:textId="77777777" w:rsidR="00FA4CCF" w:rsidRDefault="00FA4CCF" w:rsidP="003A140B">
            <w:pPr>
              <w:widowControl w:val="0"/>
              <w:spacing w:line="240" w:lineRule="auto"/>
              <w:jc w:val="center"/>
              <w:rPr>
                <w:ins w:id="27" w:author="Daniel Ly" w:date="2025-09-29T10:58:00Z" w16du:dateUtc="2025-09-29T17:58:00Z"/>
                <w:rFonts w:ascii="Cambria" w:eastAsia="Cambria" w:hAnsi="Cambria" w:cs="Cambria"/>
                <w:sz w:val="20"/>
                <w:szCs w:val="20"/>
              </w:rPr>
            </w:pPr>
            <w:ins w:id="28" w:author="Daniel Ly" w:date="2025-09-29T11:02:00Z" w16du:dateUtc="2025-09-29T18:02:00Z">
              <w:r>
                <w:rPr>
                  <w:rFonts w:ascii="Cambria" w:eastAsia="Cambria" w:hAnsi="Cambria" w:cs="Cambria"/>
                  <w:sz w:val="20"/>
                  <w:szCs w:val="20"/>
                </w:rPr>
                <w:t>{{ cas_pcodes }}</w:t>
              </w:r>
            </w:ins>
          </w:p>
        </w:tc>
      </w:tr>
      <w:tr w:rsidR="00FA4CCF" w14:paraId="1698CF38" w14:textId="77777777" w:rsidTr="003A140B">
        <w:trPr>
          <w:trHeight w:val="288"/>
          <w:jc w:val="center"/>
          <w:ins w:id="29"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7869E8B" w14:textId="77777777" w:rsidR="00FA4CCF" w:rsidRDefault="00FA4CCF" w:rsidP="003A140B">
            <w:pPr>
              <w:widowControl w:val="0"/>
              <w:spacing w:line="240" w:lineRule="auto"/>
              <w:rPr>
                <w:ins w:id="30" w:author="Daniel Ly" w:date="2025-09-29T10:58:00Z" w16du:dateUtc="2025-09-29T17:58:00Z"/>
                <w:rFonts w:ascii="Cambria" w:eastAsia="Cambria" w:hAnsi="Cambria" w:cs="Cambria"/>
                <w:sz w:val="20"/>
                <w:szCs w:val="20"/>
              </w:rPr>
            </w:pPr>
            <w:ins w:id="31" w:author="Daniel Ly" w:date="2025-09-29T10:58:00Z" w16du:dateUtc="2025-09-29T17:58:00Z">
              <w:r>
                <w:rPr>
                  <w:rFonts w:ascii="Cambria" w:eastAsia="Cambria" w:hAnsi="Cambria" w:cs="Cambria"/>
                  <w:sz w:val="20"/>
                  <w:szCs w:val="20"/>
                </w:rPr>
                <w:t xml:space="preserve">Planned Connections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27D18D5" w14:textId="77777777" w:rsidR="00FA4CCF" w:rsidRDefault="00FA4CCF" w:rsidP="003A140B">
            <w:pPr>
              <w:widowControl w:val="0"/>
              <w:spacing w:line="240" w:lineRule="auto"/>
              <w:jc w:val="center"/>
              <w:rPr>
                <w:ins w:id="32" w:author="Daniel Ly" w:date="2025-09-29T10:58:00Z" w16du:dateUtc="2025-09-29T17:58:00Z"/>
                <w:rFonts w:ascii="Cambria" w:eastAsia="Cambria" w:hAnsi="Cambria" w:cs="Cambria"/>
                <w:sz w:val="20"/>
                <w:szCs w:val="20"/>
              </w:rPr>
            </w:pPr>
            <w:ins w:id="33" w:author="Daniel Ly" w:date="2025-09-29T10:59:00Z" w16du:dateUtc="2025-09-29T17:59:00Z">
              <w:r>
                <w:rPr>
                  <w:rFonts w:ascii="Cambria" w:eastAsia="Cambria" w:hAnsi="Cambria" w:cs="Cambria"/>
                  <w:sz w:val="20"/>
                  <w:szCs w:val="20"/>
                </w:rPr>
                <w:t xml:space="preserve">{{ </w:t>
              </w:r>
            </w:ins>
            <w:r>
              <w:rPr>
                <w:rFonts w:ascii="Cambria" w:eastAsia="Cambria" w:hAnsi="Cambria" w:cs="Cambria"/>
                <w:sz w:val="20"/>
                <w:szCs w:val="20"/>
              </w:rPr>
              <w:t>cas_pcon</w:t>
            </w:r>
            <w:ins w:id="34" w:author="Daniel Ly" w:date="2025-09-29T10:59:00Z" w16du:dateUtc="2025-09-29T17:59:00Z">
              <w:r>
                <w:rPr>
                  <w:rFonts w:ascii="Cambria" w:eastAsia="Cambria" w:hAnsi="Cambria" w:cs="Cambria"/>
                  <w:sz w:val="20"/>
                  <w:szCs w:val="20"/>
                </w:rPr>
                <w:t xml:space="preserve"> }} </w:t>
              </w:r>
            </w:ins>
            <w:ins w:id="35"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42E7129" w14:textId="77777777" w:rsidR="00FA4CCF" w:rsidRDefault="00FA4CCF" w:rsidP="003A140B">
            <w:pPr>
              <w:widowControl w:val="0"/>
              <w:spacing w:line="240" w:lineRule="auto"/>
              <w:jc w:val="center"/>
              <w:rPr>
                <w:ins w:id="36" w:author="Daniel Ly" w:date="2025-09-29T10:58:00Z" w16du:dateUtc="2025-09-29T17:58:00Z"/>
                <w:rFonts w:ascii="Cambria" w:eastAsia="Cambria" w:hAnsi="Cambria" w:cs="Cambria"/>
                <w:sz w:val="20"/>
                <w:szCs w:val="20"/>
              </w:rPr>
            </w:pPr>
            <w:ins w:id="37"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4B7D3D7" w14:textId="77777777" w:rsidR="00FA4CCF" w:rsidRDefault="00FA4CCF" w:rsidP="003A140B">
            <w:pPr>
              <w:widowControl w:val="0"/>
              <w:spacing w:line="240" w:lineRule="auto"/>
              <w:jc w:val="center"/>
              <w:rPr>
                <w:ins w:id="38" w:author="Daniel Ly" w:date="2025-09-29T10:58:00Z" w16du:dateUtc="2025-09-29T17:58:00Z"/>
                <w:rFonts w:ascii="Cambria" w:eastAsia="Cambria" w:hAnsi="Cambria" w:cs="Cambria"/>
                <w:sz w:val="20"/>
                <w:szCs w:val="20"/>
              </w:rPr>
            </w:pPr>
            <w:ins w:id="39"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B469D73" w14:textId="77777777" w:rsidR="00FA4CCF" w:rsidRDefault="00FA4CCF" w:rsidP="003A140B">
            <w:pPr>
              <w:widowControl w:val="0"/>
              <w:spacing w:line="240" w:lineRule="auto"/>
              <w:jc w:val="center"/>
              <w:rPr>
                <w:ins w:id="40" w:author="Daniel Ly" w:date="2025-09-29T10:58:00Z" w16du:dateUtc="2025-09-29T17:58:00Z"/>
                <w:rFonts w:ascii="Cambria" w:eastAsia="Cambria" w:hAnsi="Cambria" w:cs="Cambria"/>
                <w:sz w:val="20"/>
                <w:szCs w:val="20"/>
              </w:rPr>
            </w:pPr>
            <w:ins w:id="41"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F12FD0C" w14:textId="77777777" w:rsidR="00FA4CCF" w:rsidRDefault="00FA4CCF" w:rsidP="003A140B">
            <w:pPr>
              <w:widowControl w:val="0"/>
              <w:spacing w:line="240" w:lineRule="auto"/>
              <w:jc w:val="center"/>
              <w:rPr>
                <w:ins w:id="42" w:author="Daniel Ly" w:date="2025-09-29T10:58:00Z" w16du:dateUtc="2025-09-29T17:58:00Z"/>
                <w:rFonts w:ascii="Cambria" w:eastAsia="Cambria" w:hAnsi="Cambria" w:cs="Cambria"/>
                <w:sz w:val="20"/>
                <w:szCs w:val="20"/>
              </w:rPr>
            </w:pPr>
            <w:ins w:id="43" w:author="Daniel Ly" w:date="2025-09-29T11:02:00Z" w16du:dateUtc="2025-09-29T18:02:00Z">
              <w:r>
                <w:rPr>
                  <w:rFonts w:ascii="Cambria" w:eastAsia="Cambria" w:hAnsi="Cambria" w:cs="Cambria"/>
                  <w:sz w:val="20"/>
                  <w:szCs w:val="20"/>
                </w:rPr>
                <w:t xml:space="preserve">{{ </w:t>
              </w:r>
            </w:ins>
            <w:r>
              <w:rPr>
                <w:rFonts w:ascii="Cambria" w:eastAsia="Cambria" w:hAnsi="Cambria" w:cs="Cambria"/>
                <w:sz w:val="20"/>
                <w:szCs w:val="20"/>
              </w:rPr>
              <w:t>cas_pcon</w:t>
            </w:r>
            <w:ins w:id="44" w:author="Daniel Ly" w:date="2025-09-29T11:02:00Z" w16du:dateUtc="2025-09-29T18:02:00Z">
              <w:r>
                <w:rPr>
                  <w:rFonts w:ascii="Cambria" w:eastAsia="Cambria" w:hAnsi="Cambria" w:cs="Cambria"/>
                  <w:sz w:val="20"/>
                  <w:szCs w:val="20"/>
                </w:rPr>
                <w:t xml:space="preserve"> }}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6829F03" w14:textId="77777777" w:rsidR="00FA4CCF" w:rsidRDefault="00FA4CCF" w:rsidP="003A140B">
            <w:pPr>
              <w:widowControl w:val="0"/>
              <w:spacing w:line="240" w:lineRule="auto"/>
              <w:jc w:val="center"/>
              <w:rPr>
                <w:ins w:id="45" w:author="Daniel Ly" w:date="2025-09-29T10:58:00Z" w16du:dateUtc="2025-09-29T17:58:00Z"/>
                <w:rFonts w:ascii="Cambria" w:eastAsia="Cambria" w:hAnsi="Cambria" w:cs="Cambria"/>
                <w:sz w:val="20"/>
                <w:szCs w:val="20"/>
              </w:rPr>
            </w:pPr>
            <w:ins w:id="46" w:author="Daniel Ly" w:date="2025-09-29T11:02:00Z" w16du:dateUtc="2025-09-29T18:02:00Z">
              <w:r>
                <w:rPr>
                  <w:rFonts w:ascii="Cambria" w:eastAsia="Cambria" w:hAnsi="Cambria" w:cs="Cambria"/>
                  <w:sz w:val="20"/>
                  <w:szCs w:val="20"/>
                </w:rPr>
                <w:t xml:space="preserve">{{ </w:t>
              </w:r>
            </w:ins>
            <w:r>
              <w:rPr>
                <w:rFonts w:ascii="Cambria" w:eastAsia="Cambria" w:hAnsi="Cambria" w:cs="Cambria"/>
                <w:sz w:val="20"/>
                <w:szCs w:val="20"/>
              </w:rPr>
              <w:t>cas_pcon</w:t>
            </w:r>
            <w:ins w:id="47" w:author="Daniel Ly" w:date="2025-09-29T11:02:00Z" w16du:dateUtc="2025-09-29T18:02:00Z">
              <w:r>
                <w:rPr>
                  <w:rFonts w:ascii="Cambria" w:eastAsia="Cambria" w:hAnsi="Cambria" w:cs="Cambria"/>
                  <w:sz w:val="20"/>
                  <w:szCs w:val="20"/>
                </w:rPr>
                <w:t xml:space="preserve"> }}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C1AEE10" w14:textId="77777777" w:rsidR="00FA4CCF" w:rsidRDefault="00FA4CCF" w:rsidP="003A140B">
            <w:pPr>
              <w:widowControl w:val="0"/>
              <w:spacing w:line="240" w:lineRule="auto"/>
              <w:jc w:val="center"/>
              <w:rPr>
                <w:ins w:id="48" w:author="Daniel Ly" w:date="2025-09-29T10:58:00Z" w16du:dateUtc="2025-09-29T17:58:00Z"/>
                <w:rFonts w:ascii="Cambria" w:eastAsia="Cambria" w:hAnsi="Cambria" w:cs="Cambria"/>
                <w:sz w:val="20"/>
                <w:szCs w:val="20"/>
              </w:rPr>
            </w:pPr>
            <w:ins w:id="49" w:author="Daniel Ly" w:date="2025-09-29T11:02:00Z" w16du:dateUtc="2025-09-29T18:02:00Z">
              <w:r>
                <w:rPr>
                  <w:rFonts w:ascii="Cambria" w:eastAsia="Cambria" w:hAnsi="Cambria" w:cs="Cambria"/>
                  <w:sz w:val="20"/>
                  <w:szCs w:val="20"/>
                </w:rPr>
                <w:t xml:space="preserve">{{ </w:t>
              </w:r>
            </w:ins>
            <w:r>
              <w:rPr>
                <w:rFonts w:ascii="Cambria" w:eastAsia="Cambria" w:hAnsi="Cambria" w:cs="Cambria"/>
                <w:sz w:val="20"/>
                <w:szCs w:val="20"/>
              </w:rPr>
              <w:t>cas_pcon</w:t>
            </w:r>
            <w:ins w:id="50" w:author="Daniel Ly" w:date="2025-09-29T11:02:00Z" w16du:dateUtc="2025-09-29T18:02:00Z">
              <w:r>
                <w:rPr>
                  <w:rFonts w:ascii="Cambria" w:eastAsia="Cambria" w:hAnsi="Cambria" w:cs="Cambria"/>
                  <w:sz w:val="20"/>
                  <w:szCs w:val="20"/>
                </w:rPr>
                <w:t xml:space="preserve"> }}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02BA997" w14:textId="77777777" w:rsidR="00FA4CCF" w:rsidRDefault="00FA4CCF" w:rsidP="003A140B">
            <w:pPr>
              <w:widowControl w:val="0"/>
              <w:spacing w:line="240" w:lineRule="auto"/>
              <w:jc w:val="center"/>
              <w:rPr>
                <w:ins w:id="51"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615CE29" w14:textId="77777777" w:rsidR="00FA4CCF" w:rsidRDefault="00FA4CCF" w:rsidP="003A140B">
            <w:pPr>
              <w:widowControl w:val="0"/>
              <w:spacing w:line="240" w:lineRule="auto"/>
              <w:jc w:val="center"/>
              <w:rPr>
                <w:ins w:id="52"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D92DF99" w14:textId="77777777" w:rsidR="00FA4CCF" w:rsidRDefault="00FA4CCF" w:rsidP="003A140B">
            <w:pPr>
              <w:widowControl w:val="0"/>
              <w:spacing w:line="240" w:lineRule="auto"/>
              <w:jc w:val="center"/>
              <w:rPr>
                <w:ins w:id="53" w:author="Daniel Ly" w:date="2025-09-29T10:58:00Z" w16du:dateUtc="2025-09-29T17:58:00Z"/>
                <w:rFonts w:ascii="Cambria" w:eastAsia="Cambria" w:hAnsi="Cambria" w:cs="Cambria"/>
                <w:sz w:val="20"/>
                <w:szCs w:val="20"/>
              </w:rPr>
            </w:pPr>
          </w:p>
        </w:tc>
      </w:tr>
      <w:tr w:rsidR="00FA4CCF" w14:paraId="3DC46BDD" w14:textId="77777777" w:rsidTr="003A140B">
        <w:trPr>
          <w:trHeight w:val="288"/>
          <w:jc w:val="center"/>
          <w:ins w:id="54"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F525AA0" w14:textId="77777777" w:rsidR="00FA4CCF" w:rsidRDefault="00FA4CCF" w:rsidP="003A140B">
            <w:pPr>
              <w:widowControl w:val="0"/>
              <w:spacing w:line="240" w:lineRule="auto"/>
              <w:rPr>
                <w:ins w:id="55" w:author="Daniel Ly" w:date="2025-09-29T10:58:00Z" w16du:dateUtc="2025-09-29T17:58:00Z"/>
                <w:rFonts w:ascii="Cambria" w:eastAsia="Cambria" w:hAnsi="Cambria" w:cs="Cambria"/>
                <w:sz w:val="20"/>
                <w:szCs w:val="20"/>
              </w:rPr>
            </w:pPr>
            <w:ins w:id="56" w:author="Daniel Ly" w:date="2025-09-29T10:58:00Z" w16du:dateUtc="2025-09-29T17:58:00Z">
              <w:r>
                <w:rPr>
                  <w:rFonts w:ascii="Cambria" w:eastAsia="Cambria" w:hAnsi="Cambria" w:cs="Cambria"/>
                  <w:sz w:val="20"/>
                  <w:szCs w:val="20"/>
                </w:rPr>
                <w:t xml:space="preserve">Matrices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56BB0AD" w14:textId="77777777" w:rsidR="00FA4CCF" w:rsidRDefault="00FA4CCF" w:rsidP="003A140B">
            <w:pPr>
              <w:widowControl w:val="0"/>
              <w:spacing w:line="240" w:lineRule="auto"/>
              <w:jc w:val="center"/>
              <w:rPr>
                <w:ins w:id="57" w:author="Daniel Ly" w:date="2025-09-29T10:58:00Z" w16du:dateUtc="2025-09-29T17:58:00Z"/>
                <w:rFonts w:ascii="Cambria" w:eastAsia="Cambria" w:hAnsi="Cambria" w:cs="Cambria"/>
                <w:sz w:val="20"/>
                <w:szCs w:val="20"/>
              </w:rPr>
            </w:pPr>
            <w:ins w:id="58"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F659CC3" w14:textId="77777777" w:rsidR="00FA4CCF" w:rsidRDefault="00FA4CCF" w:rsidP="003A140B">
            <w:pPr>
              <w:widowControl w:val="0"/>
              <w:spacing w:line="240" w:lineRule="auto"/>
              <w:jc w:val="center"/>
              <w:rPr>
                <w:ins w:id="59" w:author="Daniel Ly" w:date="2025-09-29T10:58:00Z" w16du:dateUtc="2025-09-29T17:58:00Z"/>
                <w:rFonts w:ascii="Cambria" w:eastAsia="Cambria" w:hAnsi="Cambria" w:cs="Cambria"/>
                <w:sz w:val="20"/>
                <w:szCs w:val="20"/>
              </w:rPr>
            </w:pPr>
            <w:ins w:id="60" w:author="Daniel Ly" w:date="2025-09-29T10:59:00Z" w16du:dateUtc="2025-09-29T17:59:00Z">
              <w:r>
                <w:rPr>
                  <w:rFonts w:ascii="Cambria" w:eastAsia="Cambria" w:hAnsi="Cambria" w:cs="Cambria"/>
                  <w:sz w:val="20"/>
                  <w:szCs w:val="20"/>
                </w:rPr>
                <w:t xml:space="preserve">{{ </w:t>
              </w:r>
            </w:ins>
            <w:r>
              <w:rPr>
                <w:rFonts w:ascii="Cambria" w:eastAsia="Cambria" w:hAnsi="Cambria" w:cs="Cambria"/>
                <w:sz w:val="20"/>
                <w:szCs w:val="20"/>
              </w:rPr>
              <w:t>cas_matrices</w:t>
            </w:r>
            <w:ins w:id="61" w:author="Daniel Ly" w:date="2025-09-29T10:59:00Z" w16du:dateUtc="2025-09-29T17:59:00Z">
              <w:r>
                <w:rPr>
                  <w:rFonts w:ascii="Cambria" w:eastAsia="Cambria" w:hAnsi="Cambria" w:cs="Cambria"/>
                  <w:sz w:val="20"/>
                  <w:szCs w:val="20"/>
                </w:rPr>
                <w:t xml:space="preserve"> }} </w:t>
              </w:r>
            </w:ins>
            <w:ins w:id="62"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83BBC5B" w14:textId="77777777" w:rsidR="00FA4CCF" w:rsidRDefault="00FA4CCF" w:rsidP="003A140B">
            <w:pPr>
              <w:widowControl w:val="0"/>
              <w:spacing w:line="240" w:lineRule="auto"/>
              <w:jc w:val="center"/>
              <w:rPr>
                <w:ins w:id="63" w:author="Daniel Ly" w:date="2025-09-29T10:58:00Z" w16du:dateUtc="2025-09-29T17:58:00Z"/>
                <w:rFonts w:ascii="Cambria" w:eastAsia="Cambria" w:hAnsi="Cambria" w:cs="Cambria"/>
                <w:sz w:val="20"/>
                <w:szCs w:val="20"/>
              </w:rPr>
            </w:pPr>
            <w:ins w:id="64"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6B5CEE5" w14:textId="77777777" w:rsidR="00FA4CCF" w:rsidRDefault="00FA4CCF" w:rsidP="003A140B">
            <w:pPr>
              <w:widowControl w:val="0"/>
              <w:spacing w:line="240" w:lineRule="auto"/>
              <w:jc w:val="center"/>
              <w:rPr>
                <w:ins w:id="65" w:author="Daniel Ly" w:date="2025-09-29T10:58:00Z" w16du:dateUtc="2025-09-29T17:58:00Z"/>
                <w:rFonts w:ascii="Cambria" w:eastAsia="Cambria" w:hAnsi="Cambria" w:cs="Cambria"/>
                <w:sz w:val="20"/>
                <w:szCs w:val="20"/>
              </w:rPr>
            </w:pPr>
            <w:ins w:id="66"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7CEE6E2" w14:textId="77777777" w:rsidR="00FA4CCF" w:rsidRDefault="00FA4CCF" w:rsidP="003A140B">
            <w:pPr>
              <w:widowControl w:val="0"/>
              <w:spacing w:line="240" w:lineRule="auto"/>
              <w:jc w:val="center"/>
              <w:rPr>
                <w:ins w:id="67" w:author="Daniel Ly" w:date="2025-09-29T10:58:00Z" w16du:dateUtc="2025-09-29T17:58:00Z"/>
                <w:rFonts w:ascii="Cambria" w:eastAsia="Cambria" w:hAnsi="Cambria" w:cs="Cambria"/>
                <w:sz w:val="20"/>
                <w:szCs w:val="20"/>
              </w:rPr>
            </w:pPr>
            <w:ins w:id="68" w:author="Daniel Ly" w:date="2025-09-29T11:02:00Z" w16du:dateUtc="2025-09-29T18:02:00Z">
              <w:r>
                <w:rPr>
                  <w:rFonts w:ascii="Cambria" w:eastAsia="Cambria" w:hAnsi="Cambria" w:cs="Cambria"/>
                  <w:sz w:val="20"/>
                  <w:szCs w:val="20"/>
                </w:rPr>
                <w:t xml:space="preserve">{{ </w:t>
              </w:r>
            </w:ins>
            <w:r>
              <w:rPr>
                <w:rFonts w:ascii="Cambria" w:eastAsia="Cambria" w:hAnsi="Cambria" w:cs="Cambria"/>
                <w:sz w:val="20"/>
                <w:szCs w:val="20"/>
              </w:rPr>
              <w:t>cas_matrices</w:t>
            </w:r>
            <w:ins w:id="69" w:author="Daniel Ly" w:date="2025-09-29T11:02:00Z" w16du:dateUtc="2025-09-29T18:02:00Z">
              <w:r>
                <w:rPr>
                  <w:rFonts w:ascii="Cambria" w:eastAsia="Cambria" w:hAnsi="Cambria" w:cs="Cambria"/>
                  <w:sz w:val="20"/>
                  <w:szCs w:val="20"/>
                </w:rPr>
                <w:t xml:space="preserve"> }}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77C2EB7" w14:textId="77777777" w:rsidR="00FA4CCF" w:rsidRDefault="00FA4CCF" w:rsidP="003A140B">
            <w:pPr>
              <w:widowControl w:val="0"/>
              <w:spacing w:line="240" w:lineRule="auto"/>
              <w:jc w:val="center"/>
              <w:rPr>
                <w:ins w:id="70"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218E850" w14:textId="77777777" w:rsidR="00FA4CCF" w:rsidRDefault="00FA4CCF" w:rsidP="003A140B">
            <w:pPr>
              <w:widowControl w:val="0"/>
              <w:spacing w:line="240" w:lineRule="auto"/>
              <w:jc w:val="center"/>
              <w:rPr>
                <w:ins w:id="71"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09529FD" w14:textId="77777777" w:rsidR="00FA4CCF" w:rsidRDefault="00FA4CCF" w:rsidP="003A140B">
            <w:pPr>
              <w:widowControl w:val="0"/>
              <w:spacing w:line="240" w:lineRule="auto"/>
              <w:jc w:val="center"/>
              <w:rPr>
                <w:ins w:id="72"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578C274" w14:textId="77777777" w:rsidR="00FA4CCF" w:rsidRDefault="00FA4CCF" w:rsidP="003A140B">
            <w:pPr>
              <w:widowControl w:val="0"/>
              <w:spacing w:line="240" w:lineRule="auto"/>
              <w:jc w:val="center"/>
              <w:rPr>
                <w:ins w:id="73"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4C89337" w14:textId="77777777" w:rsidR="00FA4CCF" w:rsidRDefault="00FA4CCF" w:rsidP="003A140B">
            <w:pPr>
              <w:widowControl w:val="0"/>
              <w:spacing w:line="240" w:lineRule="auto"/>
              <w:jc w:val="center"/>
              <w:rPr>
                <w:ins w:id="74" w:author="Daniel Ly" w:date="2025-09-29T10:58:00Z" w16du:dateUtc="2025-09-29T17:58:00Z"/>
                <w:rFonts w:ascii="Cambria" w:eastAsia="Cambria" w:hAnsi="Cambria" w:cs="Cambria"/>
                <w:sz w:val="20"/>
                <w:szCs w:val="20"/>
              </w:rPr>
            </w:pPr>
            <w:ins w:id="75" w:author="Daniel Ly" w:date="2025-09-29T11:02:00Z" w16du:dateUtc="2025-09-29T18:02:00Z">
              <w:r>
                <w:rPr>
                  <w:rFonts w:ascii="Cambria" w:eastAsia="Cambria" w:hAnsi="Cambria" w:cs="Cambria"/>
                  <w:sz w:val="20"/>
                  <w:szCs w:val="20"/>
                </w:rPr>
                <w:t xml:space="preserve">{{ </w:t>
              </w:r>
            </w:ins>
            <w:r>
              <w:rPr>
                <w:rFonts w:ascii="Cambria" w:eastAsia="Cambria" w:hAnsi="Cambria" w:cs="Cambria"/>
                <w:sz w:val="20"/>
                <w:szCs w:val="20"/>
              </w:rPr>
              <w:t>cas_matrices</w:t>
            </w:r>
            <w:ins w:id="76" w:author="Daniel Ly" w:date="2025-09-29T11:02:00Z" w16du:dateUtc="2025-09-29T18:02:00Z">
              <w:r>
                <w:rPr>
                  <w:rFonts w:ascii="Cambria" w:eastAsia="Cambria" w:hAnsi="Cambria" w:cs="Cambria"/>
                  <w:sz w:val="20"/>
                  <w:szCs w:val="20"/>
                </w:rPr>
                <w:t xml:space="preserve"> }}  </w:t>
              </w:r>
            </w:ins>
          </w:p>
        </w:tc>
      </w:tr>
      <w:tr w:rsidR="00FA4CCF" w14:paraId="302664B5" w14:textId="77777777" w:rsidTr="003A140B">
        <w:trPr>
          <w:trHeight w:val="288"/>
          <w:jc w:val="center"/>
          <w:ins w:id="77"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36AD0AE" w14:textId="77777777" w:rsidR="00FA4CCF" w:rsidRDefault="00FA4CCF" w:rsidP="003A140B">
            <w:pPr>
              <w:widowControl w:val="0"/>
              <w:spacing w:line="240" w:lineRule="auto"/>
              <w:rPr>
                <w:ins w:id="78" w:author="Daniel Ly" w:date="2025-09-29T10:58:00Z" w16du:dateUtc="2025-09-29T17:58:00Z"/>
                <w:rFonts w:ascii="Cambria" w:eastAsia="Cambria" w:hAnsi="Cambria" w:cs="Cambria"/>
                <w:sz w:val="20"/>
                <w:szCs w:val="20"/>
              </w:rPr>
            </w:pPr>
            <w:ins w:id="79" w:author="Daniel Ly" w:date="2025-09-29T10:58:00Z" w16du:dateUtc="2025-09-29T17:58:00Z">
              <w:r>
                <w:rPr>
                  <w:rFonts w:ascii="Cambria" w:eastAsia="Cambria" w:hAnsi="Cambria" w:cs="Cambria"/>
                  <w:sz w:val="20"/>
                  <w:szCs w:val="20"/>
                </w:rPr>
                <w:t xml:space="preserve">Verbal-Spatial Relations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3D4836C" w14:textId="77777777" w:rsidR="00FA4CCF" w:rsidRDefault="00FA4CCF" w:rsidP="003A140B">
            <w:pPr>
              <w:widowControl w:val="0"/>
              <w:spacing w:line="240" w:lineRule="auto"/>
              <w:jc w:val="center"/>
              <w:rPr>
                <w:ins w:id="80" w:author="Daniel Ly" w:date="2025-09-29T10:58:00Z" w16du:dateUtc="2025-09-29T17:58:00Z"/>
                <w:rFonts w:ascii="Cambria" w:eastAsia="Cambria" w:hAnsi="Cambria" w:cs="Cambria"/>
                <w:sz w:val="20"/>
                <w:szCs w:val="20"/>
              </w:rPr>
            </w:pPr>
            <w:ins w:id="81"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AC28267" w14:textId="77777777" w:rsidR="00FA4CCF" w:rsidRDefault="00FA4CCF" w:rsidP="003A140B">
            <w:pPr>
              <w:widowControl w:val="0"/>
              <w:spacing w:line="240" w:lineRule="auto"/>
              <w:jc w:val="center"/>
              <w:rPr>
                <w:ins w:id="82" w:author="Daniel Ly" w:date="2025-09-29T10:58:00Z" w16du:dateUtc="2025-09-29T17:58:00Z"/>
                <w:rFonts w:ascii="Cambria" w:eastAsia="Cambria" w:hAnsi="Cambria" w:cs="Cambria"/>
                <w:sz w:val="20"/>
                <w:szCs w:val="20"/>
              </w:rPr>
            </w:pPr>
            <w:ins w:id="83" w:author="Daniel Ly" w:date="2025-09-29T10:58:00Z" w16du:dateUtc="2025-09-29T17:58:00Z">
              <w:r>
                <w:rPr>
                  <w:rFonts w:ascii="Cambria" w:eastAsia="Cambria" w:hAnsi="Cambria" w:cs="Cambria"/>
                  <w:sz w:val="20"/>
                  <w:szCs w:val="20"/>
                </w:rPr>
                <w:t xml:space="preserve"> </w:t>
              </w:r>
            </w:ins>
            <w:ins w:id="84" w:author="Daniel Ly" w:date="2025-09-29T10:59:00Z" w16du:dateUtc="2025-09-29T17:59:00Z">
              <w:r>
                <w:rPr>
                  <w:rFonts w:ascii="Cambria" w:eastAsia="Cambria" w:hAnsi="Cambria" w:cs="Cambria"/>
                  <w:sz w:val="20"/>
                  <w:szCs w:val="20"/>
                </w:rPr>
                <w:t>{{ cas_</w:t>
              </w:r>
            </w:ins>
            <w:ins w:id="85" w:author="Daniel Ly" w:date="2025-09-29T11:01:00Z" w16du:dateUtc="2025-09-29T18:01:00Z">
              <w:r>
                <w:rPr>
                  <w:rFonts w:ascii="Cambria" w:eastAsia="Cambria" w:hAnsi="Cambria" w:cs="Cambria"/>
                  <w:sz w:val="20"/>
                  <w:szCs w:val="20"/>
                </w:rPr>
                <w:t>vsr</w:t>
              </w:r>
            </w:ins>
            <w:ins w:id="86" w:author="Daniel Ly" w:date="2025-09-29T10:59:00Z" w16du:dateUtc="2025-09-29T17:59: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3117DCB" w14:textId="77777777" w:rsidR="00FA4CCF" w:rsidRDefault="00FA4CCF" w:rsidP="003A140B">
            <w:pPr>
              <w:widowControl w:val="0"/>
              <w:spacing w:line="240" w:lineRule="auto"/>
              <w:jc w:val="center"/>
              <w:rPr>
                <w:ins w:id="87" w:author="Daniel Ly" w:date="2025-09-29T10:58:00Z" w16du:dateUtc="2025-09-29T17:58:00Z"/>
                <w:rFonts w:ascii="Cambria" w:eastAsia="Cambria" w:hAnsi="Cambria" w:cs="Cambria"/>
                <w:sz w:val="20"/>
                <w:szCs w:val="20"/>
              </w:rPr>
            </w:pPr>
            <w:ins w:id="88"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1137617" w14:textId="77777777" w:rsidR="00FA4CCF" w:rsidRDefault="00FA4CCF" w:rsidP="003A140B">
            <w:pPr>
              <w:widowControl w:val="0"/>
              <w:spacing w:line="240" w:lineRule="auto"/>
              <w:jc w:val="center"/>
              <w:rPr>
                <w:ins w:id="89" w:author="Daniel Ly" w:date="2025-09-29T10:58:00Z" w16du:dateUtc="2025-09-29T17:58:00Z"/>
                <w:rFonts w:ascii="Cambria" w:eastAsia="Cambria" w:hAnsi="Cambria" w:cs="Cambria"/>
                <w:sz w:val="20"/>
                <w:szCs w:val="20"/>
              </w:rPr>
            </w:pPr>
            <w:ins w:id="90"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2A623AD" w14:textId="77777777" w:rsidR="00FA4CCF" w:rsidRDefault="00FA4CCF" w:rsidP="003A140B">
            <w:pPr>
              <w:widowControl w:val="0"/>
              <w:spacing w:line="240" w:lineRule="auto"/>
              <w:jc w:val="center"/>
              <w:rPr>
                <w:ins w:id="91" w:author="Daniel Ly" w:date="2025-09-29T10:58:00Z" w16du:dateUtc="2025-09-29T17:58:00Z"/>
                <w:rFonts w:ascii="Cambria" w:eastAsia="Cambria" w:hAnsi="Cambria" w:cs="Cambria"/>
                <w:sz w:val="20"/>
                <w:szCs w:val="20"/>
              </w:rPr>
            </w:pPr>
            <w:ins w:id="92" w:author="Daniel Ly" w:date="2025-09-29T11:02:00Z" w16du:dateUtc="2025-09-29T18:02:00Z">
              <w:r>
                <w:rPr>
                  <w:rFonts w:ascii="Cambria" w:eastAsia="Cambria" w:hAnsi="Cambria" w:cs="Cambria"/>
                  <w:sz w:val="20"/>
                  <w:szCs w:val="20"/>
                </w:rPr>
                <w:t>{{ cas_vsr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AB39417" w14:textId="77777777" w:rsidR="00FA4CCF" w:rsidRDefault="00FA4CCF" w:rsidP="003A140B">
            <w:pPr>
              <w:widowControl w:val="0"/>
              <w:spacing w:line="240" w:lineRule="auto"/>
              <w:jc w:val="center"/>
              <w:rPr>
                <w:ins w:id="93" w:author="Daniel Ly" w:date="2025-09-29T10:58:00Z" w16du:dateUtc="2025-09-29T17:58:00Z"/>
                <w:rFonts w:ascii="Cambria" w:eastAsia="Cambria" w:hAnsi="Cambria" w:cs="Cambria"/>
                <w:sz w:val="20"/>
                <w:szCs w:val="20"/>
              </w:rPr>
            </w:pPr>
            <w:ins w:id="94" w:author="Daniel Ly" w:date="2025-09-29T11:02:00Z" w16du:dateUtc="2025-09-29T18:02:00Z">
              <w:r>
                <w:rPr>
                  <w:rFonts w:ascii="Cambria" w:eastAsia="Cambria" w:hAnsi="Cambria" w:cs="Cambria"/>
                  <w:sz w:val="20"/>
                  <w:szCs w:val="20"/>
                </w:rPr>
                <w:t>{{ cas_vsr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6451418" w14:textId="77777777" w:rsidR="00FA4CCF" w:rsidRDefault="00FA4CCF" w:rsidP="003A140B">
            <w:pPr>
              <w:widowControl w:val="0"/>
              <w:spacing w:line="240" w:lineRule="auto"/>
              <w:jc w:val="center"/>
              <w:rPr>
                <w:ins w:id="95"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320991D" w14:textId="77777777" w:rsidR="00FA4CCF" w:rsidRDefault="00FA4CCF" w:rsidP="003A140B">
            <w:pPr>
              <w:widowControl w:val="0"/>
              <w:spacing w:line="240" w:lineRule="auto"/>
              <w:jc w:val="center"/>
              <w:rPr>
                <w:ins w:id="96" w:author="Daniel Ly" w:date="2025-09-29T10:58:00Z" w16du:dateUtc="2025-09-29T17:58:00Z"/>
                <w:rFonts w:ascii="Cambria" w:eastAsia="Cambria" w:hAnsi="Cambria" w:cs="Cambria"/>
                <w:sz w:val="20"/>
                <w:szCs w:val="20"/>
              </w:rPr>
            </w:pPr>
            <w:ins w:id="97" w:author="Daniel Ly" w:date="2025-09-29T11:02:00Z" w16du:dateUtc="2025-09-29T18:02:00Z">
              <w:r>
                <w:rPr>
                  <w:rFonts w:ascii="Cambria" w:eastAsia="Cambria" w:hAnsi="Cambria" w:cs="Cambria"/>
                  <w:sz w:val="20"/>
                  <w:szCs w:val="20"/>
                </w:rPr>
                <w:t>{{ cas_vsr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49EB072" w14:textId="77777777" w:rsidR="00FA4CCF" w:rsidRDefault="00FA4CCF" w:rsidP="003A140B">
            <w:pPr>
              <w:widowControl w:val="0"/>
              <w:spacing w:line="240" w:lineRule="auto"/>
              <w:jc w:val="center"/>
              <w:rPr>
                <w:ins w:id="98" w:author="Daniel Ly" w:date="2025-09-29T10:58:00Z" w16du:dateUtc="2025-09-29T17:58:00Z"/>
                <w:rFonts w:ascii="Cambria" w:eastAsia="Cambria" w:hAnsi="Cambria" w:cs="Cambria"/>
                <w:sz w:val="20"/>
                <w:szCs w:val="20"/>
              </w:rPr>
            </w:pPr>
            <w:ins w:id="99" w:author="Daniel Ly" w:date="2025-09-29T11:02:00Z" w16du:dateUtc="2025-09-29T18:02:00Z">
              <w:r>
                <w:rPr>
                  <w:rFonts w:ascii="Cambria" w:eastAsia="Cambria" w:hAnsi="Cambria" w:cs="Cambria"/>
                  <w:sz w:val="20"/>
                  <w:szCs w:val="20"/>
                </w:rPr>
                <w:t>{{ cas_vsr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6E3E71F" w14:textId="77777777" w:rsidR="00FA4CCF" w:rsidRDefault="00FA4CCF" w:rsidP="003A140B">
            <w:pPr>
              <w:widowControl w:val="0"/>
              <w:spacing w:line="240" w:lineRule="auto"/>
              <w:jc w:val="center"/>
              <w:rPr>
                <w:ins w:id="100" w:author="Daniel Ly" w:date="2025-09-29T10:58:00Z" w16du:dateUtc="2025-09-29T17:58:00Z"/>
                <w:rFonts w:ascii="Cambria" w:eastAsia="Cambria" w:hAnsi="Cambria" w:cs="Cambria"/>
                <w:sz w:val="20"/>
                <w:szCs w:val="20"/>
              </w:rPr>
            </w:pPr>
          </w:p>
        </w:tc>
      </w:tr>
      <w:tr w:rsidR="00FA4CCF" w14:paraId="3A058454" w14:textId="77777777" w:rsidTr="003A140B">
        <w:trPr>
          <w:trHeight w:val="288"/>
          <w:jc w:val="center"/>
          <w:ins w:id="101"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BF2426E" w14:textId="77777777" w:rsidR="00FA4CCF" w:rsidRDefault="00FA4CCF" w:rsidP="003A140B">
            <w:pPr>
              <w:widowControl w:val="0"/>
              <w:spacing w:line="240" w:lineRule="auto"/>
              <w:rPr>
                <w:ins w:id="102" w:author="Daniel Ly" w:date="2025-09-29T10:58:00Z" w16du:dateUtc="2025-09-29T17:58:00Z"/>
                <w:rFonts w:ascii="Cambria" w:eastAsia="Cambria" w:hAnsi="Cambria" w:cs="Cambria"/>
                <w:sz w:val="20"/>
                <w:szCs w:val="20"/>
              </w:rPr>
            </w:pPr>
            <w:ins w:id="103" w:author="Daniel Ly" w:date="2025-09-29T10:58:00Z" w16du:dateUtc="2025-09-29T17:58:00Z">
              <w:r>
                <w:rPr>
                  <w:rFonts w:ascii="Cambria" w:eastAsia="Cambria" w:hAnsi="Cambria" w:cs="Cambria"/>
                  <w:sz w:val="20"/>
                  <w:szCs w:val="20"/>
                </w:rPr>
                <w:t xml:space="preserve">Expressive </w:t>
              </w:r>
            </w:ins>
            <w:ins w:id="104" w:author="Daniel Ly" w:date="2025-09-29T11:29:00Z" w16du:dateUtc="2025-09-29T18:29:00Z">
              <w:r>
                <w:rPr>
                  <w:rFonts w:ascii="Cambria" w:eastAsia="Cambria" w:hAnsi="Cambria" w:cs="Cambria"/>
                  <w:sz w:val="20"/>
                  <w:szCs w:val="20"/>
                </w:rPr>
                <w:t>Attention</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7EB4529" w14:textId="77777777" w:rsidR="00FA4CCF" w:rsidRDefault="00FA4CCF" w:rsidP="003A140B">
            <w:pPr>
              <w:widowControl w:val="0"/>
              <w:spacing w:line="240" w:lineRule="auto"/>
              <w:jc w:val="center"/>
              <w:rPr>
                <w:ins w:id="105" w:author="Daniel Ly" w:date="2025-09-29T10:58:00Z" w16du:dateUtc="2025-09-29T17:58:00Z"/>
                <w:rFonts w:ascii="Cambria" w:eastAsia="Cambria" w:hAnsi="Cambria" w:cs="Cambria"/>
                <w:sz w:val="20"/>
                <w:szCs w:val="20"/>
              </w:rPr>
            </w:pPr>
            <w:ins w:id="106"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7C90F83" w14:textId="77777777" w:rsidR="00FA4CCF" w:rsidRDefault="00FA4CCF" w:rsidP="003A140B">
            <w:pPr>
              <w:widowControl w:val="0"/>
              <w:spacing w:line="240" w:lineRule="auto"/>
              <w:jc w:val="center"/>
              <w:rPr>
                <w:ins w:id="107" w:author="Daniel Ly" w:date="2025-09-29T10:58:00Z" w16du:dateUtc="2025-09-29T17:58:00Z"/>
                <w:rFonts w:ascii="Cambria" w:eastAsia="Cambria" w:hAnsi="Cambria" w:cs="Cambria"/>
                <w:sz w:val="20"/>
                <w:szCs w:val="20"/>
              </w:rPr>
            </w:pPr>
            <w:ins w:id="108"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764D15B" w14:textId="77777777" w:rsidR="00FA4CCF" w:rsidRDefault="00FA4CCF" w:rsidP="003A140B">
            <w:pPr>
              <w:widowControl w:val="0"/>
              <w:spacing w:line="240" w:lineRule="auto"/>
              <w:jc w:val="center"/>
              <w:rPr>
                <w:ins w:id="109" w:author="Daniel Ly" w:date="2025-09-29T10:58:00Z" w16du:dateUtc="2025-09-29T17:58:00Z"/>
                <w:rFonts w:ascii="Cambria" w:eastAsia="Cambria" w:hAnsi="Cambria" w:cs="Cambria"/>
                <w:sz w:val="20"/>
                <w:szCs w:val="20"/>
              </w:rPr>
            </w:pPr>
            <w:ins w:id="110" w:author="Daniel Ly" w:date="2025-09-29T10:58:00Z" w16du:dateUtc="2025-09-29T17:58:00Z">
              <w:r>
                <w:rPr>
                  <w:rFonts w:ascii="Cambria" w:eastAsia="Cambria" w:hAnsi="Cambria" w:cs="Cambria"/>
                  <w:sz w:val="20"/>
                  <w:szCs w:val="20"/>
                </w:rPr>
                <w:t xml:space="preserve"> </w:t>
              </w:r>
            </w:ins>
            <w:ins w:id="111" w:author="Daniel Ly" w:date="2025-09-29T10:59:00Z" w16du:dateUtc="2025-09-29T17:59:00Z">
              <w:r>
                <w:rPr>
                  <w:rFonts w:ascii="Cambria" w:eastAsia="Cambria" w:hAnsi="Cambria" w:cs="Cambria"/>
                  <w:sz w:val="20"/>
                  <w:szCs w:val="20"/>
                </w:rPr>
                <w:t>{{ cas_</w:t>
              </w:r>
            </w:ins>
            <w:ins w:id="112" w:author="Daniel Ly" w:date="2025-09-29T11:01:00Z" w16du:dateUtc="2025-09-29T18:01:00Z">
              <w:r>
                <w:rPr>
                  <w:rFonts w:ascii="Cambria" w:eastAsia="Cambria" w:hAnsi="Cambria" w:cs="Cambria"/>
                  <w:sz w:val="20"/>
                  <w:szCs w:val="20"/>
                </w:rPr>
                <w:t>e</w:t>
              </w:r>
            </w:ins>
            <w:ins w:id="113" w:author="Daniel Ly" w:date="2025-09-29T11:29:00Z" w16du:dateUtc="2025-09-29T18:29:00Z">
              <w:r>
                <w:rPr>
                  <w:rFonts w:ascii="Cambria" w:eastAsia="Cambria" w:hAnsi="Cambria" w:cs="Cambria"/>
                  <w:sz w:val="20"/>
                  <w:szCs w:val="20"/>
                </w:rPr>
                <w:t>a</w:t>
              </w:r>
            </w:ins>
            <w:ins w:id="114" w:author="Daniel Ly" w:date="2025-09-29T10:59:00Z" w16du:dateUtc="2025-09-29T17:59: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1C075D1" w14:textId="77777777" w:rsidR="00FA4CCF" w:rsidRDefault="00FA4CCF" w:rsidP="003A140B">
            <w:pPr>
              <w:widowControl w:val="0"/>
              <w:spacing w:line="240" w:lineRule="auto"/>
              <w:jc w:val="center"/>
              <w:rPr>
                <w:ins w:id="115" w:author="Daniel Ly" w:date="2025-09-29T10:58:00Z" w16du:dateUtc="2025-09-29T17:58:00Z"/>
                <w:rFonts w:ascii="Cambria" w:eastAsia="Cambria" w:hAnsi="Cambria" w:cs="Cambria"/>
                <w:sz w:val="20"/>
                <w:szCs w:val="20"/>
              </w:rPr>
            </w:pPr>
            <w:ins w:id="116"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F7479AA" w14:textId="77777777" w:rsidR="00FA4CCF" w:rsidRDefault="00FA4CCF" w:rsidP="003A140B">
            <w:pPr>
              <w:widowControl w:val="0"/>
              <w:spacing w:line="240" w:lineRule="auto"/>
              <w:jc w:val="center"/>
              <w:rPr>
                <w:ins w:id="117" w:author="Daniel Ly" w:date="2025-09-29T10:58:00Z" w16du:dateUtc="2025-09-29T17:58:00Z"/>
                <w:rFonts w:ascii="Cambria" w:eastAsia="Cambria" w:hAnsi="Cambria" w:cs="Cambria"/>
                <w:sz w:val="20"/>
                <w:szCs w:val="20"/>
              </w:rPr>
            </w:pPr>
            <w:ins w:id="118" w:author="Daniel Ly" w:date="2025-09-29T11:02:00Z" w16du:dateUtc="2025-09-29T18:02:00Z">
              <w:r>
                <w:rPr>
                  <w:rFonts w:ascii="Cambria" w:eastAsia="Cambria" w:hAnsi="Cambria" w:cs="Cambria"/>
                  <w:sz w:val="20"/>
                  <w:szCs w:val="20"/>
                </w:rPr>
                <w:t>{{ cas_e</w:t>
              </w:r>
            </w:ins>
            <w:ins w:id="119" w:author="Daniel Ly" w:date="2025-09-29T11:29:00Z" w16du:dateUtc="2025-09-29T18:29:00Z">
              <w:r>
                <w:rPr>
                  <w:rFonts w:ascii="Cambria" w:eastAsia="Cambria" w:hAnsi="Cambria" w:cs="Cambria"/>
                  <w:sz w:val="20"/>
                  <w:szCs w:val="20"/>
                </w:rPr>
                <w:t>a</w:t>
              </w:r>
            </w:ins>
            <w:ins w:id="120" w:author="Daniel Ly" w:date="2025-09-29T11:02:00Z" w16du:dateUtc="2025-09-29T18:02: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26C4514" w14:textId="77777777" w:rsidR="00FA4CCF" w:rsidRDefault="00FA4CCF" w:rsidP="003A140B">
            <w:pPr>
              <w:widowControl w:val="0"/>
              <w:spacing w:line="240" w:lineRule="auto"/>
              <w:jc w:val="center"/>
              <w:rPr>
                <w:ins w:id="121" w:author="Daniel Ly" w:date="2025-09-29T10:58:00Z" w16du:dateUtc="2025-09-29T17:58:00Z"/>
                <w:rFonts w:ascii="Cambria" w:eastAsia="Cambria" w:hAnsi="Cambria" w:cs="Cambria"/>
                <w:sz w:val="20"/>
                <w:szCs w:val="20"/>
              </w:rPr>
            </w:pPr>
            <w:ins w:id="122" w:author="Daniel Ly" w:date="2025-09-29T11:02:00Z" w16du:dateUtc="2025-09-29T18:02:00Z">
              <w:r>
                <w:rPr>
                  <w:rFonts w:ascii="Cambria" w:eastAsia="Cambria" w:hAnsi="Cambria" w:cs="Cambria"/>
                  <w:sz w:val="20"/>
                  <w:szCs w:val="20"/>
                </w:rPr>
                <w:t>{{ cas_e</w:t>
              </w:r>
            </w:ins>
            <w:ins w:id="123" w:author="Daniel Ly" w:date="2025-09-29T11:29:00Z" w16du:dateUtc="2025-09-29T18:29:00Z">
              <w:r>
                <w:rPr>
                  <w:rFonts w:ascii="Cambria" w:eastAsia="Cambria" w:hAnsi="Cambria" w:cs="Cambria"/>
                  <w:sz w:val="20"/>
                  <w:szCs w:val="20"/>
                </w:rPr>
                <w:t>a</w:t>
              </w:r>
            </w:ins>
            <w:ins w:id="124" w:author="Daniel Ly" w:date="2025-09-29T11:02:00Z" w16du:dateUtc="2025-09-29T18:02: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EA2E456" w14:textId="77777777" w:rsidR="00FA4CCF" w:rsidRDefault="00FA4CCF" w:rsidP="003A140B">
            <w:pPr>
              <w:widowControl w:val="0"/>
              <w:spacing w:line="240" w:lineRule="auto"/>
              <w:jc w:val="center"/>
              <w:rPr>
                <w:ins w:id="125" w:author="Daniel Ly" w:date="2025-09-29T10:58:00Z" w16du:dateUtc="2025-09-29T17:58:00Z"/>
                <w:rFonts w:ascii="Cambria" w:eastAsia="Cambria" w:hAnsi="Cambria" w:cs="Cambria"/>
                <w:sz w:val="20"/>
                <w:szCs w:val="20"/>
              </w:rPr>
            </w:pPr>
            <w:ins w:id="126" w:author="Daniel Ly" w:date="2025-09-29T11:02:00Z" w16du:dateUtc="2025-09-29T18:02:00Z">
              <w:r>
                <w:rPr>
                  <w:rFonts w:ascii="Cambria" w:eastAsia="Cambria" w:hAnsi="Cambria" w:cs="Cambria"/>
                  <w:sz w:val="20"/>
                  <w:szCs w:val="20"/>
                </w:rPr>
                <w:t>{{ cas_e</w:t>
              </w:r>
            </w:ins>
            <w:ins w:id="127" w:author="Daniel Ly" w:date="2025-09-29T11:29:00Z" w16du:dateUtc="2025-09-29T18:29:00Z">
              <w:r>
                <w:rPr>
                  <w:rFonts w:ascii="Cambria" w:eastAsia="Cambria" w:hAnsi="Cambria" w:cs="Cambria"/>
                  <w:sz w:val="20"/>
                  <w:szCs w:val="20"/>
                </w:rPr>
                <w:t>a</w:t>
              </w:r>
            </w:ins>
            <w:ins w:id="128" w:author="Daniel Ly" w:date="2025-09-29T11:02:00Z" w16du:dateUtc="2025-09-29T18:02: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A1E8970" w14:textId="77777777" w:rsidR="00FA4CCF" w:rsidRDefault="00FA4CCF" w:rsidP="003A140B">
            <w:pPr>
              <w:widowControl w:val="0"/>
              <w:spacing w:line="240" w:lineRule="auto"/>
              <w:jc w:val="center"/>
              <w:rPr>
                <w:ins w:id="129"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08B717E" w14:textId="77777777" w:rsidR="00FA4CCF" w:rsidRDefault="00FA4CCF" w:rsidP="003A140B">
            <w:pPr>
              <w:widowControl w:val="0"/>
              <w:spacing w:line="240" w:lineRule="auto"/>
              <w:jc w:val="center"/>
              <w:rPr>
                <w:ins w:id="130"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08DC683" w14:textId="77777777" w:rsidR="00FA4CCF" w:rsidRDefault="00FA4CCF" w:rsidP="003A140B">
            <w:pPr>
              <w:widowControl w:val="0"/>
              <w:spacing w:line="240" w:lineRule="auto"/>
              <w:jc w:val="center"/>
              <w:rPr>
                <w:ins w:id="131" w:author="Daniel Ly" w:date="2025-09-29T10:58:00Z" w16du:dateUtc="2025-09-29T17:58:00Z"/>
                <w:rFonts w:ascii="Cambria" w:eastAsia="Cambria" w:hAnsi="Cambria" w:cs="Cambria"/>
                <w:sz w:val="20"/>
                <w:szCs w:val="20"/>
              </w:rPr>
            </w:pPr>
          </w:p>
        </w:tc>
      </w:tr>
      <w:tr w:rsidR="00FA4CCF" w14:paraId="0F8099F1" w14:textId="77777777" w:rsidTr="003A140B">
        <w:trPr>
          <w:trHeight w:val="288"/>
          <w:jc w:val="center"/>
          <w:ins w:id="132"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0B26435" w14:textId="77777777" w:rsidR="00FA4CCF" w:rsidRDefault="00FA4CCF" w:rsidP="003A140B">
            <w:pPr>
              <w:widowControl w:val="0"/>
              <w:spacing w:line="240" w:lineRule="auto"/>
              <w:rPr>
                <w:ins w:id="133" w:author="Daniel Ly" w:date="2025-09-29T10:58:00Z" w16du:dateUtc="2025-09-29T17:58:00Z"/>
                <w:rFonts w:ascii="Cambria" w:eastAsia="Cambria" w:hAnsi="Cambria" w:cs="Cambria"/>
                <w:sz w:val="20"/>
                <w:szCs w:val="20"/>
              </w:rPr>
            </w:pPr>
            <w:ins w:id="134" w:author="Daniel Ly" w:date="2025-09-29T10:58:00Z" w16du:dateUtc="2025-09-29T17:58:00Z">
              <w:r>
                <w:rPr>
                  <w:rFonts w:ascii="Cambria" w:eastAsia="Cambria" w:hAnsi="Cambria" w:cs="Cambria"/>
                  <w:sz w:val="20"/>
                  <w:szCs w:val="20"/>
                </w:rPr>
                <w:t xml:space="preserve">Number Detection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6BB08FD" w14:textId="77777777" w:rsidR="00FA4CCF" w:rsidRDefault="00FA4CCF" w:rsidP="003A140B">
            <w:pPr>
              <w:widowControl w:val="0"/>
              <w:spacing w:line="240" w:lineRule="auto"/>
              <w:jc w:val="center"/>
              <w:rPr>
                <w:ins w:id="135" w:author="Daniel Ly" w:date="2025-09-29T10:58:00Z" w16du:dateUtc="2025-09-29T17:58:00Z"/>
                <w:rFonts w:ascii="Cambria" w:eastAsia="Cambria" w:hAnsi="Cambria" w:cs="Cambria"/>
                <w:sz w:val="20"/>
                <w:szCs w:val="20"/>
              </w:rPr>
            </w:pPr>
            <w:ins w:id="136"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054B38B" w14:textId="77777777" w:rsidR="00FA4CCF" w:rsidRDefault="00FA4CCF" w:rsidP="003A140B">
            <w:pPr>
              <w:widowControl w:val="0"/>
              <w:spacing w:line="240" w:lineRule="auto"/>
              <w:jc w:val="center"/>
              <w:rPr>
                <w:ins w:id="137" w:author="Daniel Ly" w:date="2025-09-29T10:58:00Z" w16du:dateUtc="2025-09-29T17:58:00Z"/>
                <w:rFonts w:ascii="Cambria" w:eastAsia="Cambria" w:hAnsi="Cambria" w:cs="Cambria"/>
                <w:sz w:val="20"/>
                <w:szCs w:val="20"/>
              </w:rPr>
            </w:pPr>
            <w:ins w:id="138"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C78B470" w14:textId="77777777" w:rsidR="00FA4CCF" w:rsidRDefault="00FA4CCF" w:rsidP="003A140B">
            <w:pPr>
              <w:widowControl w:val="0"/>
              <w:spacing w:line="240" w:lineRule="auto"/>
              <w:jc w:val="center"/>
              <w:rPr>
                <w:ins w:id="139" w:author="Daniel Ly" w:date="2025-09-29T10:58:00Z" w16du:dateUtc="2025-09-29T17:58:00Z"/>
                <w:rFonts w:ascii="Cambria" w:eastAsia="Cambria" w:hAnsi="Cambria" w:cs="Cambria"/>
                <w:sz w:val="20"/>
                <w:szCs w:val="20"/>
              </w:rPr>
            </w:pPr>
            <w:ins w:id="140" w:author="Daniel Ly" w:date="2025-09-29T10:58:00Z" w16du:dateUtc="2025-09-29T17:58:00Z">
              <w:r>
                <w:rPr>
                  <w:rFonts w:ascii="Cambria" w:eastAsia="Cambria" w:hAnsi="Cambria" w:cs="Cambria"/>
                  <w:sz w:val="20"/>
                  <w:szCs w:val="20"/>
                </w:rPr>
                <w:t xml:space="preserve"> </w:t>
              </w:r>
            </w:ins>
            <w:ins w:id="141" w:author="Daniel Ly" w:date="2025-09-29T11:00:00Z" w16du:dateUtc="2025-09-29T18:00:00Z">
              <w:r>
                <w:rPr>
                  <w:rFonts w:ascii="Cambria" w:eastAsia="Cambria" w:hAnsi="Cambria" w:cs="Cambria"/>
                  <w:sz w:val="20"/>
                  <w:szCs w:val="20"/>
                </w:rPr>
                <w:t>{{ cas_</w:t>
              </w:r>
            </w:ins>
            <w:ins w:id="142" w:author="Daniel Ly" w:date="2025-09-29T11:01:00Z" w16du:dateUtc="2025-09-29T18:01:00Z">
              <w:r>
                <w:rPr>
                  <w:rFonts w:ascii="Cambria" w:eastAsia="Cambria" w:hAnsi="Cambria" w:cs="Cambria"/>
                  <w:sz w:val="20"/>
                  <w:szCs w:val="20"/>
                </w:rPr>
                <w:t>nd</w:t>
              </w:r>
            </w:ins>
            <w:ins w:id="143" w:author="Daniel Ly" w:date="2025-09-29T11:00:00Z" w16du:dateUtc="2025-09-29T18:00: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DAEF778" w14:textId="77777777" w:rsidR="00FA4CCF" w:rsidRDefault="00FA4CCF" w:rsidP="003A140B">
            <w:pPr>
              <w:widowControl w:val="0"/>
              <w:spacing w:line="240" w:lineRule="auto"/>
              <w:jc w:val="center"/>
              <w:rPr>
                <w:ins w:id="144" w:author="Daniel Ly" w:date="2025-09-29T10:58:00Z" w16du:dateUtc="2025-09-29T17:58:00Z"/>
                <w:rFonts w:ascii="Cambria" w:eastAsia="Cambria" w:hAnsi="Cambria" w:cs="Cambria"/>
                <w:sz w:val="20"/>
                <w:szCs w:val="20"/>
              </w:rPr>
            </w:pPr>
            <w:ins w:id="145"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C5874B6" w14:textId="77777777" w:rsidR="00FA4CCF" w:rsidRDefault="00FA4CCF" w:rsidP="003A140B">
            <w:pPr>
              <w:widowControl w:val="0"/>
              <w:spacing w:line="240" w:lineRule="auto"/>
              <w:jc w:val="center"/>
              <w:rPr>
                <w:ins w:id="146" w:author="Daniel Ly" w:date="2025-09-29T10:58:00Z" w16du:dateUtc="2025-09-29T17:58:00Z"/>
                <w:rFonts w:ascii="Cambria" w:eastAsia="Cambria" w:hAnsi="Cambria" w:cs="Cambria"/>
                <w:sz w:val="20"/>
                <w:szCs w:val="20"/>
              </w:rPr>
            </w:pPr>
            <w:ins w:id="147" w:author="Daniel Ly" w:date="2025-09-29T11:02:00Z" w16du:dateUtc="2025-09-29T18:02:00Z">
              <w:r>
                <w:rPr>
                  <w:rFonts w:ascii="Cambria" w:eastAsia="Cambria" w:hAnsi="Cambria" w:cs="Cambria"/>
                  <w:sz w:val="20"/>
                  <w:szCs w:val="20"/>
                </w:rPr>
                <w:t>{{ cas_nd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88233D8" w14:textId="77777777" w:rsidR="00FA4CCF" w:rsidRDefault="00FA4CCF" w:rsidP="003A140B">
            <w:pPr>
              <w:widowControl w:val="0"/>
              <w:spacing w:line="240" w:lineRule="auto"/>
              <w:jc w:val="center"/>
              <w:rPr>
                <w:ins w:id="148"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60BDB7C" w14:textId="77777777" w:rsidR="00FA4CCF" w:rsidRDefault="00FA4CCF" w:rsidP="003A140B">
            <w:pPr>
              <w:widowControl w:val="0"/>
              <w:spacing w:line="240" w:lineRule="auto"/>
              <w:jc w:val="center"/>
              <w:rPr>
                <w:ins w:id="149"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FEFDABE" w14:textId="77777777" w:rsidR="00FA4CCF" w:rsidRDefault="00FA4CCF" w:rsidP="003A140B">
            <w:pPr>
              <w:widowControl w:val="0"/>
              <w:spacing w:line="240" w:lineRule="auto"/>
              <w:jc w:val="center"/>
              <w:rPr>
                <w:ins w:id="150"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FA79BCB" w14:textId="77777777" w:rsidR="00FA4CCF" w:rsidRDefault="00FA4CCF" w:rsidP="003A140B">
            <w:pPr>
              <w:widowControl w:val="0"/>
              <w:spacing w:line="240" w:lineRule="auto"/>
              <w:jc w:val="center"/>
              <w:rPr>
                <w:ins w:id="151"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C107C63" w14:textId="77777777" w:rsidR="00FA4CCF" w:rsidRDefault="00FA4CCF" w:rsidP="003A140B">
            <w:pPr>
              <w:widowControl w:val="0"/>
              <w:spacing w:line="240" w:lineRule="auto"/>
              <w:jc w:val="center"/>
              <w:rPr>
                <w:ins w:id="152" w:author="Daniel Ly" w:date="2025-09-29T10:58:00Z" w16du:dateUtc="2025-09-29T17:58:00Z"/>
                <w:rFonts w:ascii="Cambria" w:eastAsia="Cambria" w:hAnsi="Cambria" w:cs="Cambria"/>
                <w:sz w:val="20"/>
                <w:szCs w:val="20"/>
              </w:rPr>
            </w:pPr>
          </w:p>
        </w:tc>
      </w:tr>
      <w:tr w:rsidR="00FA4CCF" w14:paraId="44174348" w14:textId="77777777" w:rsidTr="003A140B">
        <w:trPr>
          <w:trHeight w:val="270"/>
          <w:jc w:val="center"/>
          <w:ins w:id="153"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39E59F6" w14:textId="77777777" w:rsidR="00FA4CCF" w:rsidRDefault="00FA4CCF" w:rsidP="003A140B">
            <w:pPr>
              <w:widowControl w:val="0"/>
              <w:spacing w:line="240" w:lineRule="auto"/>
              <w:rPr>
                <w:ins w:id="154" w:author="Daniel Ly" w:date="2025-09-29T10:58:00Z" w16du:dateUtc="2025-09-29T17:58:00Z"/>
                <w:rFonts w:ascii="Cambria" w:eastAsia="Cambria" w:hAnsi="Cambria" w:cs="Cambria"/>
                <w:sz w:val="20"/>
                <w:szCs w:val="20"/>
              </w:rPr>
            </w:pPr>
            <w:ins w:id="155" w:author="Daniel Ly" w:date="2025-09-29T10:58:00Z" w16du:dateUtc="2025-09-29T17:58:00Z">
              <w:r>
                <w:rPr>
                  <w:rFonts w:ascii="Cambria" w:eastAsia="Cambria" w:hAnsi="Cambria" w:cs="Cambria"/>
                  <w:sz w:val="20"/>
                  <w:szCs w:val="20"/>
                </w:rPr>
                <w:t xml:space="preserve">Word Series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CEE2108" w14:textId="77777777" w:rsidR="00FA4CCF" w:rsidRDefault="00FA4CCF" w:rsidP="003A140B">
            <w:pPr>
              <w:widowControl w:val="0"/>
              <w:spacing w:line="240" w:lineRule="auto"/>
              <w:jc w:val="center"/>
              <w:rPr>
                <w:ins w:id="156" w:author="Daniel Ly" w:date="2025-09-29T10:58:00Z" w16du:dateUtc="2025-09-29T17:58:00Z"/>
                <w:rFonts w:ascii="Cambria" w:eastAsia="Cambria" w:hAnsi="Cambria" w:cs="Cambria"/>
                <w:sz w:val="20"/>
                <w:szCs w:val="20"/>
              </w:rPr>
            </w:pPr>
            <w:ins w:id="157"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6763AF9" w14:textId="77777777" w:rsidR="00FA4CCF" w:rsidRDefault="00FA4CCF" w:rsidP="003A140B">
            <w:pPr>
              <w:widowControl w:val="0"/>
              <w:spacing w:line="240" w:lineRule="auto"/>
              <w:jc w:val="center"/>
              <w:rPr>
                <w:ins w:id="158" w:author="Daniel Ly" w:date="2025-09-29T10:58:00Z" w16du:dateUtc="2025-09-29T17:58:00Z"/>
                <w:rFonts w:ascii="Cambria" w:eastAsia="Cambria" w:hAnsi="Cambria" w:cs="Cambria"/>
                <w:sz w:val="20"/>
                <w:szCs w:val="20"/>
              </w:rPr>
            </w:pPr>
            <w:ins w:id="159"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0C14118" w14:textId="77777777" w:rsidR="00FA4CCF" w:rsidRDefault="00FA4CCF" w:rsidP="003A140B">
            <w:pPr>
              <w:widowControl w:val="0"/>
              <w:spacing w:line="240" w:lineRule="auto"/>
              <w:jc w:val="center"/>
              <w:rPr>
                <w:ins w:id="160" w:author="Daniel Ly" w:date="2025-09-29T10:58:00Z" w16du:dateUtc="2025-09-29T17:58:00Z"/>
                <w:rFonts w:ascii="Cambria" w:eastAsia="Cambria" w:hAnsi="Cambria" w:cs="Cambria"/>
                <w:sz w:val="20"/>
                <w:szCs w:val="20"/>
              </w:rPr>
            </w:pPr>
            <w:ins w:id="161"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0EAF901" w14:textId="77777777" w:rsidR="00FA4CCF" w:rsidRDefault="00FA4CCF" w:rsidP="003A140B">
            <w:pPr>
              <w:widowControl w:val="0"/>
              <w:spacing w:line="240" w:lineRule="auto"/>
              <w:jc w:val="center"/>
              <w:rPr>
                <w:ins w:id="162" w:author="Daniel Ly" w:date="2025-09-29T10:58:00Z" w16du:dateUtc="2025-09-29T17:58:00Z"/>
                <w:rFonts w:ascii="Cambria" w:eastAsia="Cambria" w:hAnsi="Cambria" w:cs="Cambria"/>
                <w:sz w:val="20"/>
                <w:szCs w:val="20"/>
              </w:rPr>
            </w:pPr>
            <w:ins w:id="163" w:author="Daniel Ly" w:date="2025-09-29T10:58:00Z" w16du:dateUtc="2025-09-29T17:58:00Z">
              <w:r>
                <w:rPr>
                  <w:rFonts w:ascii="Cambria" w:eastAsia="Cambria" w:hAnsi="Cambria" w:cs="Cambria"/>
                  <w:sz w:val="20"/>
                  <w:szCs w:val="20"/>
                </w:rPr>
                <w:t xml:space="preserve"> </w:t>
              </w:r>
            </w:ins>
            <w:ins w:id="164" w:author="Daniel Ly" w:date="2025-09-29T11:00:00Z" w16du:dateUtc="2025-09-29T18:00:00Z">
              <w:r>
                <w:rPr>
                  <w:rFonts w:ascii="Cambria" w:eastAsia="Cambria" w:hAnsi="Cambria" w:cs="Cambria"/>
                  <w:sz w:val="20"/>
                  <w:szCs w:val="20"/>
                </w:rPr>
                <w:t>{{ cas_</w:t>
              </w:r>
            </w:ins>
            <w:ins w:id="165" w:author="Daniel Ly" w:date="2025-09-29T11:01:00Z" w16du:dateUtc="2025-09-29T18:01:00Z">
              <w:r>
                <w:rPr>
                  <w:rFonts w:ascii="Cambria" w:eastAsia="Cambria" w:hAnsi="Cambria" w:cs="Cambria"/>
                  <w:sz w:val="20"/>
                  <w:szCs w:val="20"/>
                </w:rPr>
                <w:t>ws</w:t>
              </w:r>
            </w:ins>
            <w:ins w:id="166" w:author="Daniel Ly" w:date="2025-09-29T11:00:00Z" w16du:dateUtc="2025-09-29T18:00: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15F798D" w14:textId="77777777" w:rsidR="00FA4CCF" w:rsidRDefault="00FA4CCF" w:rsidP="003A140B">
            <w:pPr>
              <w:widowControl w:val="0"/>
              <w:spacing w:line="240" w:lineRule="auto"/>
              <w:jc w:val="center"/>
              <w:rPr>
                <w:ins w:id="167" w:author="Daniel Ly" w:date="2025-09-29T10:58:00Z" w16du:dateUtc="2025-09-29T17:58:00Z"/>
                <w:rFonts w:ascii="Cambria" w:eastAsia="Cambria" w:hAnsi="Cambria" w:cs="Cambria"/>
                <w:sz w:val="20"/>
                <w:szCs w:val="20"/>
              </w:rPr>
            </w:pPr>
            <w:ins w:id="168" w:author="Daniel Ly" w:date="2025-09-29T11:02:00Z" w16du:dateUtc="2025-09-29T18:02:00Z">
              <w:r>
                <w:rPr>
                  <w:rFonts w:ascii="Cambria" w:eastAsia="Cambria" w:hAnsi="Cambria" w:cs="Cambria"/>
                  <w:sz w:val="20"/>
                  <w:szCs w:val="20"/>
                </w:rPr>
                <w:t>{{ cas_ws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36C6D610" w14:textId="77777777" w:rsidR="00FA4CCF" w:rsidRDefault="00FA4CCF" w:rsidP="003A140B">
            <w:pPr>
              <w:widowControl w:val="0"/>
              <w:spacing w:line="240" w:lineRule="auto"/>
              <w:jc w:val="center"/>
              <w:rPr>
                <w:ins w:id="169"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50EF45D" w14:textId="77777777" w:rsidR="00FA4CCF" w:rsidRDefault="00FA4CCF" w:rsidP="003A140B">
            <w:pPr>
              <w:widowControl w:val="0"/>
              <w:spacing w:line="240" w:lineRule="auto"/>
              <w:jc w:val="center"/>
              <w:rPr>
                <w:ins w:id="170"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9C15161" w14:textId="77777777" w:rsidR="00FA4CCF" w:rsidRDefault="00FA4CCF" w:rsidP="003A140B">
            <w:pPr>
              <w:widowControl w:val="0"/>
              <w:spacing w:line="240" w:lineRule="auto"/>
              <w:jc w:val="center"/>
              <w:rPr>
                <w:ins w:id="171"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85BB58D" w14:textId="77777777" w:rsidR="00FA4CCF" w:rsidRDefault="00FA4CCF" w:rsidP="003A140B">
            <w:pPr>
              <w:widowControl w:val="0"/>
              <w:spacing w:line="240" w:lineRule="auto"/>
              <w:jc w:val="center"/>
              <w:rPr>
                <w:ins w:id="172"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150CEB7" w14:textId="77777777" w:rsidR="00FA4CCF" w:rsidRDefault="00FA4CCF" w:rsidP="003A140B">
            <w:pPr>
              <w:widowControl w:val="0"/>
              <w:spacing w:line="240" w:lineRule="auto"/>
              <w:jc w:val="center"/>
              <w:rPr>
                <w:ins w:id="173" w:author="Daniel Ly" w:date="2025-09-29T10:58:00Z" w16du:dateUtc="2025-09-29T17:58:00Z"/>
                <w:rFonts w:ascii="Cambria" w:eastAsia="Cambria" w:hAnsi="Cambria" w:cs="Cambria"/>
                <w:sz w:val="20"/>
                <w:szCs w:val="20"/>
              </w:rPr>
            </w:pPr>
          </w:p>
        </w:tc>
      </w:tr>
      <w:tr w:rsidR="00FA4CCF" w14:paraId="00BD51EC" w14:textId="77777777" w:rsidTr="003A140B">
        <w:trPr>
          <w:trHeight w:val="288"/>
          <w:jc w:val="center"/>
          <w:ins w:id="174"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B7D0449" w14:textId="77777777" w:rsidR="00FA4CCF" w:rsidRDefault="00FA4CCF" w:rsidP="003A140B">
            <w:pPr>
              <w:widowControl w:val="0"/>
              <w:spacing w:line="240" w:lineRule="auto"/>
              <w:rPr>
                <w:ins w:id="175" w:author="Daniel Ly" w:date="2025-09-29T10:58:00Z" w16du:dateUtc="2025-09-29T17:58:00Z"/>
                <w:rFonts w:ascii="Cambria" w:eastAsia="Cambria" w:hAnsi="Cambria" w:cs="Cambria"/>
                <w:sz w:val="20"/>
                <w:szCs w:val="20"/>
              </w:rPr>
            </w:pPr>
            <w:ins w:id="176" w:author="Daniel Ly" w:date="2025-09-29T10:58:00Z" w16du:dateUtc="2025-09-29T17:58:00Z">
              <w:r>
                <w:rPr>
                  <w:rFonts w:ascii="Cambria" w:eastAsia="Cambria" w:hAnsi="Cambria" w:cs="Cambria"/>
                  <w:sz w:val="20"/>
                  <w:szCs w:val="20"/>
                </w:rPr>
                <w:t>Sentence Repetition/ Questions</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61A4A46" w14:textId="77777777" w:rsidR="00FA4CCF" w:rsidRDefault="00FA4CCF" w:rsidP="003A140B">
            <w:pPr>
              <w:widowControl w:val="0"/>
              <w:spacing w:line="240" w:lineRule="auto"/>
              <w:jc w:val="center"/>
              <w:rPr>
                <w:ins w:id="177" w:author="Daniel Ly" w:date="2025-09-29T10:58:00Z" w16du:dateUtc="2025-09-29T17:58:00Z"/>
                <w:rFonts w:ascii="Cambria" w:eastAsia="Cambria" w:hAnsi="Cambria" w:cs="Cambria"/>
                <w:sz w:val="20"/>
                <w:szCs w:val="20"/>
              </w:rPr>
            </w:pPr>
            <w:ins w:id="178"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9A02C89" w14:textId="77777777" w:rsidR="00FA4CCF" w:rsidRDefault="00FA4CCF" w:rsidP="003A140B">
            <w:pPr>
              <w:widowControl w:val="0"/>
              <w:spacing w:line="240" w:lineRule="auto"/>
              <w:jc w:val="center"/>
              <w:rPr>
                <w:ins w:id="179" w:author="Daniel Ly" w:date="2025-09-29T10:58:00Z" w16du:dateUtc="2025-09-29T17:58:00Z"/>
                <w:rFonts w:ascii="Cambria" w:eastAsia="Cambria" w:hAnsi="Cambria" w:cs="Cambria"/>
                <w:sz w:val="20"/>
                <w:szCs w:val="20"/>
              </w:rPr>
            </w:pPr>
            <w:ins w:id="180"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0D933B9" w14:textId="77777777" w:rsidR="00FA4CCF" w:rsidRDefault="00FA4CCF" w:rsidP="003A140B">
            <w:pPr>
              <w:widowControl w:val="0"/>
              <w:spacing w:line="240" w:lineRule="auto"/>
              <w:jc w:val="center"/>
              <w:rPr>
                <w:ins w:id="181" w:author="Daniel Ly" w:date="2025-09-29T10:58:00Z" w16du:dateUtc="2025-09-29T17:58:00Z"/>
                <w:rFonts w:ascii="Cambria" w:eastAsia="Cambria" w:hAnsi="Cambria" w:cs="Cambria"/>
                <w:sz w:val="20"/>
                <w:szCs w:val="20"/>
              </w:rPr>
            </w:pPr>
            <w:ins w:id="182"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7A223A4" w14:textId="77777777" w:rsidR="00FA4CCF" w:rsidRDefault="00FA4CCF" w:rsidP="003A140B">
            <w:pPr>
              <w:widowControl w:val="0"/>
              <w:spacing w:line="240" w:lineRule="auto"/>
              <w:jc w:val="center"/>
              <w:rPr>
                <w:ins w:id="183" w:author="Daniel Ly" w:date="2025-09-29T10:58:00Z" w16du:dateUtc="2025-09-29T17:58:00Z"/>
                <w:rFonts w:ascii="Cambria" w:eastAsia="Cambria" w:hAnsi="Cambria" w:cs="Cambria"/>
                <w:sz w:val="20"/>
                <w:szCs w:val="20"/>
              </w:rPr>
            </w:pPr>
            <w:ins w:id="184" w:author="Daniel Ly" w:date="2025-09-29T10:58:00Z" w16du:dateUtc="2025-09-29T17:58:00Z">
              <w:r>
                <w:rPr>
                  <w:rFonts w:ascii="Cambria" w:eastAsia="Cambria" w:hAnsi="Cambria" w:cs="Cambria"/>
                  <w:sz w:val="20"/>
                  <w:szCs w:val="20"/>
                </w:rPr>
                <w:t xml:space="preserve"> </w:t>
              </w:r>
            </w:ins>
            <w:ins w:id="185" w:author="Daniel Ly" w:date="2025-09-29T11:00:00Z" w16du:dateUtc="2025-09-29T18:00:00Z">
              <w:r>
                <w:rPr>
                  <w:rFonts w:ascii="Cambria" w:eastAsia="Cambria" w:hAnsi="Cambria" w:cs="Cambria"/>
                  <w:sz w:val="20"/>
                  <w:szCs w:val="20"/>
                </w:rPr>
                <w:t>{{ cas_</w:t>
              </w:r>
            </w:ins>
            <w:ins w:id="186" w:author="Daniel Ly" w:date="2025-09-29T11:01:00Z" w16du:dateUtc="2025-09-29T18:01:00Z">
              <w:r>
                <w:rPr>
                  <w:rFonts w:ascii="Cambria" w:eastAsia="Cambria" w:hAnsi="Cambria" w:cs="Cambria"/>
                  <w:sz w:val="20"/>
                  <w:szCs w:val="20"/>
                </w:rPr>
                <w:t>srq</w:t>
              </w:r>
            </w:ins>
            <w:ins w:id="187" w:author="Daniel Ly" w:date="2025-09-29T11:00:00Z" w16du:dateUtc="2025-09-29T18:00: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23DFF7A" w14:textId="77777777" w:rsidR="00FA4CCF" w:rsidRDefault="00FA4CCF" w:rsidP="003A140B">
            <w:pPr>
              <w:widowControl w:val="0"/>
              <w:spacing w:line="240" w:lineRule="auto"/>
              <w:jc w:val="center"/>
              <w:rPr>
                <w:ins w:id="188" w:author="Daniel Ly" w:date="2025-09-29T10:58:00Z" w16du:dateUtc="2025-09-29T17:58:00Z"/>
                <w:rFonts w:ascii="Cambria" w:eastAsia="Cambria" w:hAnsi="Cambria" w:cs="Cambria"/>
                <w:sz w:val="20"/>
                <w:szCs w:val="20"/>
              </w:rPr>
            </w:pPr>
            <w:ins w:id="189" w:author="Daniel Ly" w:date="2025-09-29T11:02:00Z" w16du:dateUtc="2025-09-29T18:02:00Z">
              <w:r>
                <w:rPr>
                  <w:rFonts w:ascii="Cambria" w:eastAsia="Cambria" w:hAnsi="Cambria" w:cs="Cambria"/>
                  <w:sz w:val="20"/>
                  <w:szCs w:val="20"/>
                </w:rPr>
                <w:t>{{ cas_srq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F7ECE4D" w14:textId="77777777" w:rsidR="00FA4CCF" w:rsidRDefault="00FA4CCF" w:rsidP="003A140B">
            <w:pPr>
              <w:widowControl w:val="0"/>
              <w:spacing w:line="240" w:lineRule="auto"/>
              <w:jc w:val="center"/>
              <w:rPr>
                <w:ins w:id="190" w:author="Daniel Ly" w:date="2025-09-29T10:58:00Z" w16du:dateUtc="2025-09-29T17:58:00Z"/>
                <w:rFonts w:ascii="Cambria" w:eastAsia="Cambria" w:hAnsi="Cambria" w:cs="Cambria"/>
                <w:sz w:val="20"/>
                <w:szCs w:val="20"/>
              </w:rPr>
            </w:pPr>
            <w:ins w:id="191" w:author="Daniel Ly" w:date="2025-09-29T11:03:00Z" w16du:dateUtc="2025-09-29T18:03:00Z">
              <w:r>
                <w:rPr>
                  <w:rFonts w:ascii="Cambria" w:eastAsia="Cambria" w:hAnsi="Cambria" w:cs="Cambria"/>
                  <w:sz w:val="20"/>
                  <w:szCs w:val="20"/>
                </w:rPr>
                <w:t>{{ cas_srq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EBD37DD" w14:textId="77777777" w:rsidR="00FA4CCF" w:rsidRDefault="00FA4CCF" w:rsidP="003A140B">
            <w:pPr>
              <w:widowControl w:val="0"/>
              <w:spacing w:line="240" w:lineRule="auto"/>
              <w:jc w:val="center"/>
              <w:rPr>
                <w:ins w:id="192"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C14F599" w14:textId="77777777" w:rsidR="00FA4CCF" w:rsidRDefault="00FA4CCF" w:rsidP="003A140B">
            <w:pPr>
              <w:widowControl w:val="0"/>
              <w:spacing w:line="240" w:lineRule="auto"/>
              <w:jc w:val="center"/>
              <w:rPr>
                <w:ins w:id="193" w:author="Daniel Ly" w:date="2025-09-29T10:58:00Z" w16du:dateUtc="2025-09-29T17:58:00Z"/>
                <w:rFonts w:ascii="Cambria" w:eastAsia="Cambria" w:hAnsi="Cambria" w:cs="Cambria"/>
                <w:sz w:val="20"/>
                <w:szCs w:val="20"/>
              </w:rPr>
            </w:pPr>
            <w:ins w:id="194" w:author="Daniel Ly" w:date="2025-09-29T11:03:00Z" w16du:dateUtc="2025-09-29T18:03:00Z">
              <w:r>
                <w:rPr>
                  <w:rFonts w:ascii="Cambria" w:eastAsia="Cambria" w:hAnsi="Cambria" w:cs="Cambria"/>
                  <w:sz w:val="20"/>
                  <w:szCs w:val="20"/>
                </w:rPr>
                <w:t>{{ cas_srq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B1EC007" w14:textId="77777777" w:rsidR="00FA4CCF" w:rsidRDefault="00FA4CCF" w:rsidP="003A140B">
            <w:pPr>
              <w:widowControl w:val="0"/>
              <w:spacing w:line="240" w:lineRule="auto"/>
              <w:jc w:val="center"/>
              <w:rPr>
                <w:ins w:id="195" w:author="Daniel Ly" w:date="2025-09-29T10:58:00Z" w16du:dateUtc="2025-09-29T17:58:00Z"/>
                <w:rFonts w:ascii="Cambria" w:eastAsia="Cambria" w:hAnsi="Cambria" w:cs="Cambria"/>
                <w:sz w:val="20"/>
                <w:szCs w:val="20"/>
              </w:rPr>
            </w:pPr>
            <w:ins w:id="196" w:author="Daniel Ly" w:date="2025-09-29T11:03:00Z" w16du:dateUtc="2025-09-29T18:03:00Z">
              <w:r>
                <w:rPr>
                  <w:rFonts w:ascii="Cambria" w:eastAsia="Cambria" w:hAnsi="Cambria" w:cs="Cambria"/>
                  <w:sz w:val="20"/>
                  <w:szCs w:val="20"/>
                </w:rPr>
                <w:t>{{ cas_srq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5B9B764" w14:textId="77777777" w:rsidR="00FA4CCF" w:rsidRDefault="00FA4CCF" w:rsidP="003A140B">
            <w:pPr>
              <w:widowControl w:val="0"/>
              <w:spacing w:line="240" w:lineRule="auto"/>
              <w:jc w:val="center"/>
              <w:rPr>
                <w:ins w:id="197" w:author="Daniel Ly" w:date="2025-09-29T10:58:00Z" w16du:dateUtc="2025-09-29T17:58:00Z"/>
                <w:rFonts w:ascii="Cambria" w:eastAsia="Cambria" w:hAnsi="Cambria" w:cs="Cambria"/>
                <w:sz w:val="20"/>
                <w:szCs w:val="20"/>
              </w:rPr>
            </w:pPr>
          </w:p>
        </w:tc>
      </w:tr>
      <w:tr w:rsidR="00FA4CCF" w14:paraId="69770597" w14:textId="77777777" w:rsidTr="003A140B">
        <w:trPr>
          <w:trHeight w:val="288"/>
          <w:jc w:val="center"/>
          <w:ins w:id="198"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9FC6EFF" w14:textId="77777777" w:rsidR="00FA4CCF" w:rsidRDefault="00FA4CCF" w:rsidP="003A140B">
            <w:pPr>
              <w:widowControl w:val="0"/>
              <w:spacing w:line="240" w:lineRule="auto"/>
              <w:rPr>
                <w:ins w:id="199" w:author="Daniel Ly" w:date="2025-09-29T10:58:00Z" w16du:dateUtc="2025-09-29T17:58:00Z"/>
                <w:rFonts w:ascii="Cambria" w:eastAsia="Cambria" w:hAnsi="Cambria" w:cs="Cambria"/>
                <w:sz w:val="20"/>
                <w:szCs w:val="20"/>
              </w:rPr>
            </w:pPr>
            <w:ins w:id="200" w:author="Daniel Ly" w:date="2025-09-29T10:58:00Z" w16du:dateUtc="2025-09-29T17:58:00Z">
              <w:r>
                <w:rPr>
                  <w:rFonts w:ascii="Cambria" w:eastAsia="Cambria" w:hAnsi="Cambria" w:cs="Cambria"/>
                  <w:sz w:val="20"/>
                  <w:szCs w:val="20"/>
                </w:rPr>
                <w:t>Receptive Attention</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43B298B" w14:textId="77777777" w:rsidR="00FA4CCF" w:rsidRDefault="00FA4CCF" w:rsidP="003A140B">
            <w:pPr>
              <w:widowControl w:val="0"/>
              <w:spacing w:line="240" w:lineRule="auto"/>
              <w:jc w:val="center"/>
              <w:rPr>
                <w:ins w:id="201" w:author="Daniel Ly" w:date="2025-09-29T10:58:00Z" w16du:dateUtc="2025-09-29T17:58:00Z"/>
                <w:rFonts w:ascii="Cambria" w:eastAsia="Cambria" w:hAnsi="Cambria" w:cs="Cambria"/>
                <w:sz w:val="20"/>
                <w:szCs w:val="20"/>
              </w:rPr>
            </w:pPr>
            <w:ins w:id="202"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CB59715" w14:textId="77777777" w:rsidR="00FA4CCF" w:rsidRDefault="00FA4CCF" w:rsidP="003A140B">
            <w:pPr>
              <w:widowControl w:val="0"/>
              <w:spacing w:line="240" w:lineRule="auto"/>
              <w:jc w:val="center"/>
              <w:rPr>
                <w:ins w:id="203" w:author="Daniel Ly" w:date="2025-09-29T10:58:00Z" w16du:dateUtc="2025-09-29T17:58:00Z"/>
                <w:rFonts w:ascii="Cambria" w:eastAsia="Cambria" w:hAnsi="Cambria" w:cs="Cambria"/>
                <w:sz w:val="20"/>
                <w:szCs w:val="20"/>
              </w:rPr>
            </w:pPr>
            <w:ins w:id="204"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D71D572" w14:textId="77777777" w:rsidR="00FA4CCF" w:rsidRDefault="00FA4CCF" w:rsidP="003A140B">
            <w:pPr>
              <w:widowControl w:val="0"/>
              <w:spacing w:line="240" w:lineRule="auto"/>
              <w:jc w:val="center"/>
              <w:rPr>
                <w:ins w:id="205" w:author="Daniel Ly" w:date="2025-09-29T10:58:00Z" w16du:dateUtc="2025-09-29T17:58:00Z"/>
                <w:rFonts w:ascii="Cambria" w:eastAsia="Cambria" w:hAnsi="Cambria" w:cs="Cambria"/>
                <w:sz w:val="20"/>
                <w:szCs w:val="20"/>
              </w:rPr>
            </w:pPr>
            <w:ins w:id="206"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31667EE" w14:textId="77777777" w:rsidR="00FA4CCF" w:rsidRDefault="00FA4CCF" w:rsidP="003A140B">
            <w:pPr>
              <w:widowControl w:val="0"/>
              <w:spacing w:line="240" w:lineRule="auto"/>
              <w:jc w:val="center"/>
              <w:rPr>
                <w:ins w:id="207" w:author="Daniel Ly" w:date="2025-09-29T10:58:00Z" w16du:dateUtc="2025-09-29T17:58:00Z"/>
                <w:rFonts w:ascii="Cambria" w:eastAsia="Cambria" w:hAnsi="Cambria" w:cs="Cambria"/>
                <w:sz w:val="20"/>
                <w:szCs w:val="20"/>
              </w:rPr>
            </w:pPr>
            <w:ins w:id="208"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D9DF67E" w14:textId="77777777" w:rsidR="00FA4CCF" w:rsidRDefault="00FA4CCF" w:rsidP="003A140B">
            <w:pPr>
              <w:widowControl w:val="0"/>
              <w:spacing w:line="240" w:lineRule="auto"/>
              <w:jc w:val="center"/>
              <w:rPr>
                <w:ins w:id="209"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006223B" w14:textId="77777777" w:rsidR="00FA4CCF" w:rsidRDefault="00FA4CCF" w:rsidP="003A140B">
            <w:pPr>
              <w:widowControl w:val="0"/>
              <w:spacing w:line="240" w:lineRule="auto"/>
              <w:jc w:val="center"/>
              <w:rPr>
                <w:ins w:id="210"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65BFED6" w14:textId="77777777" w:rsidR="00FA4CCF" w:rsidRDefault="00FA4CCF" w:rsidP="003A140B">
            <w:pPr>
              <w:widowControl w:val="0"/>
              <w:spacing w:line="240" w:lineRule="auto"/>
              <w:jc w:val="center"/>
              <w:rPr>
                <w:ins w:id="211"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24C2392" w14:textId="77777777" w:rsidR="00FA4CCF" w:rsidRDefault="00FA4CCF" w:rsidP="003A140B">
            <w:pPr>
              <w:widowControl w:val="0"/>
              <w:spacing w:line="240" w:lineRule="auto"/>
              <w:jc w:val="center"/>
              <w:rPr>
                <w:ins w:id="212"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DFD6AFC" w14:textId="77777777" w:rsidR="00FA4CCF" w:rsidRDefault="00FA4CCF" w:rsidP="003A140B">
            <w:pPr>
              <w:widowControl w:val="0"/>
              <w:spacing w:line="240" w:lineRule="auto"/>
              <w:jc w:val="center"/>
              <w:rPr>
                <w:ins w:id="213" w:author="Daniel Ly" w:date="2025-09-29T10:58:00Z" w16du:dateUtc="2025-09-29T17:58:00Z"/>
                <w:rFonts w:ascii="Cambria" w:eastAsia="Cambria" w:hAnsi="Cambria" w:cs="Cambria"/>
                <w:sz w:val="20"/>
                <w:szCs w:val="20"/>
              </w:rPr>
            </w:pPr>
            <w:ins w:id="214" w:author="Daniel Ly" w:date="2025-09-29T11:00:00Z" w16du:dateUtc="2025-09-29T18:00:00Z">
              <w:r>
                <w:rPr>
                  <w:rFonts w:ascii="Cambria" w:eastAsia="Cambria" w:hAnsi="Cambria" w:cs="Cambria"/>
                  <w:sz w:val="20"/>
                  <w:szCs w:val="20"/>
                </w:rPr>
                <w:t>{{ cas_</w:t>
              </w:r>
            </w:ins>
            <w:ins w:id="215" w:author="Daniel Ly" w:date="2025-09-29T11:01:00Z" w16du:dateUtc="2025-09-29T18:01:00Z">
              <w:r>
                <w:rPr>
                  <w:rFonts w:ascii="Cambria" w:eastAsia="Cambria" w:hAnsi="Cambria" w:cs="Cambria"/>
                  <w:sz w:val="20"/>
                  <w:szCs w:val="20"/>
                </w:rPr>
                <w:t>ra</w:t>
              </w:r>
            </w:ins>
            <w:ins w:id="216" w:author="Daniel Ly" w:date="2025-09-29T11:00:00Z" w16du:dateUtc="2025-09-29T18:00: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DFE2250" w14:textId="77777777" w:rsidR="00FA4CCF" w:rsidRDefault="00FA4CCF" w:rsidP="003A140B">
            <w:pPr>
              <w:widowControl w:val="0"/>
              <w:spacing w:line="240" w:lineRule="auto"/>
              <w:jc w:val="center"/>
              <w:rPr>
                <w:ins w:id="217" w:author="Daniel Ly" w:date="2025-09-29T10:58:00Z" w16du:dateUtc="2025-09-29T17:58:00Z"/>
                <w:rFonts w:ascii="Cambria" w:eastAsia="Cambria" w:hAnsi="Cambria" w:cs="Cambria"/>
                <w:sz w:val="20"/>
                <w:szCs w:val="20"/>
              </w:rPr>
            </w:pPr>
          </w:p>
        </w:tc>
      </w:tr>
      <w:tr w:rsidR="00FA4CCF" w14:paraId="001FDAB0" w14:textId="77777777" w:rsidTr="003A140B">
        <w:trPr>
          <w:trHeight w:val="288"/>
          <w:jc w:val="center"/>
          <w:ins w:id="218" w:author="Daniel Ly" w:date="2025-09-29T10:58:00Z"/>
        </w:trPr>
        <w:tc>
          <w:tcPr>
            <w:tcW w:w="1610"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61E6A58" w14:textId="77777777" w:rsidR="00FA4CCF" w:rsidRDefault="00FA4CCF" w:rsidP="003A140B">
            <w:pPr>
              <w:widowControl w:val="0"/>
              <w:spacing w:line="240" w:lineRule="auto"/>
              <w:rPr>
                <w:ins w:id="219" w:author="Daniel Ly" w:date="2025-09-29T10:58:00Z" w16du:dateUtc="2025-09-29T17:58:00Z"/>
                <w:rFonts w:ascii="Cambria" w:eastAsia="Cambria" w:hAnsi="Cambria" w:cs="Cambria"/>
                <w:sz w:val="20"/>
                <w:szCs w:val="20"/>
              </w:rPr>
            </w:pPr>
            <w:ins w:id="220" w:author="Daniel Ly" w:date="2025-09-29T10:58:00Z" w16du:dateUtc="2025-09-29T17:58:00Z">
              <w:r>
                <w:rPr>
                  <w:rFonts w:ascii="Cambria" w:eastAsia="Cambria" w:hAnsi="Cambria" w:cs="Cambria"/>
                  <w:sz w:val="20"/>
                  <w:szCs w:val="20"/>
                </w:rPr>
                <w:t>Figure Memory</w:t>
              </w:r>
            </w:ins>
          </w:p>
          <w:p w14:paraId="27E26872" w14:textId="77777777" w:rsidR="00FA4CCF" w:rsidRDefault="00FA4CCF" w:rsidP="003A140B">
            <w:pPr>
              <w:widowControl w:val="0"/>
              <w:spacing w:line="240" w:lineRule="auto"/>
              <w:rPr>
                <w:ins w:id="221" w:author="Daniel Ly" w:date="2025-09-29T10:58:00Z" w16du:dateUtc="2025-09-29T17:58:00Z"/>
                <w:rFonts w:ascii="Cambria" w:eastAsia="Cambria" w:hAnsi="Cambria" w:cs="Cambria"/>
                <w:sz w:val="20"/>
                <w:szCs w:val="20"/>
              </w:rPr>
            </w:pPr>
          </w:p>
          <w:p w14:paraId="33CD92EA" w14:textId="77777777" w:rsidR="00FA4CCF" w:rsidRDefault="00FA4CCF" w:rsidP="003A140B">
            <w:pPr>
              <w:widowControl w:val="0"/>
              <w:spacing w:line="240" w:lineRule="auto"/>
              <w:rPr>
                <w:ins w:id="222"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089E901" w14:textId="77777777" w:rsidR="00FA4CCF" w:rsidRDefault="00FA4CCF" w:rsidP="003A140B">
            <w:pPr>
              <w:widowControl w:val="0"/>
              <w:spacing w:line="240" w:lineRule="auto"/>
              <w:jc w:val="center"/>
              <w:rPr>
                <w:ins w:id="223" w:author="Daniel Ly" w:date="2025-09-29T10:58:00Z" w16du:dateUtc="2025-09-29T17:58:00Z"/>
                <w:rFonts w:ascii="Cambria" w:eastAsia="Cambria" w:hAnsi="Cambria" w:cs="Cambria"/>
                <w:sz w:val="20"/>
                <w:szCs w:val="20"/>
              </w:rPr>
            </w:pPr>
            <w:ins w:id="224"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5BCCEEF" w14:textId="77777777" w:rsidR="00FA4CCF" w:rsidRDefault="00FA4CCF" w:rsidP="003A140B">
            <w:pPr>
              <w:widowControl w:val="0"/>
              <w:spacing w:line="240" w:lineRule="auto"/>
              <w:jc w:val="center"/>
              <w:rPr>
                <w:ins w:id="225" w:author="Daniel Ly" w:date="2025-09-29T10:58:00Z" w16du:dateUtc="2025-09-29T17:58:00Z"/>
                <w:rFonts w:ascii="Cambria" w:eastAsia="Cambria" w:hAnsi="Cambria" w:cs="Cambria"/>
                <w:sz w:val="20"/>
                <w:szCs w:val="20"/>
              </w:rPr>
            </w:pPr>
            <w:ins w:id="226"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75BA587" w14:textId="77777777" w:rsidR="00FA4CCF" w:rsidRDefault="00FA4CCF" w:rsidP="003A140B">
            <w:pPr>
              <w:widowControl w:val="0"/>
              <w:spacing w:line="240" w:lineRule="auto"/>
              <w:jc w:val="center"/>
              <w:rPr>
                <w:ins w:id="227" w:author="Daniel Ly" w:date="2025-09-29T10:58:00Z" w16du:dateUtc="2025-09-29T17:58:00Z"/>
                <w:rFonts w:ascii="Cambria" w:eastAsia="Cambria" w:hAnsi="Cambria" w:cs="Cambria"/>
                <w:sz w:val="20"/>
                <w:szCs w:val="20"/>
              </w:rPr>
            </w:pPr>
            <w:ins w:id="228"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1EA0BE0" w14:textId="77777777" w:rsidR="00FA4CCF" w:rsidRDefault="00FA4CCF" w:rsidP="003A140B">
            <w:pPr>
              <w:widowControl w:val="0"/>
              <w:spacing w:line="240" w:lineRule="auto"/>
              <w:jc w:val="center"/>
              <w:rPr>
                <w:ins w:id="229" w:author="Daniel Ly" w:date="2025-09-29T10:58:00Z" w16du:dateUtc="2025-09-29T17:58:00Z"/>
                <w:rFonts w:ascii="Cambria" w:eastAsia="Cambria" w:hAnsi="Cambria" w:cs="Cambria"/>
                <w:sz w:val="20"/>
                <w:szCs w:val="20"/>
              </w:rPr>
            </w:pPr>
            <w:ins w:id="230" w:author="Daniel Ly" w:date="2025-09-29T10:58:00Z" w16du:dateUtc="2025-09-29T17:5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AD6766D" w14:textId="77777777" w:rsidR="00FA4CCF" w:rsidRDefault="00FA4CCF" w:rsidP="003A140B">
            <w:pPr>
              <w:widowControl w:val="0"/>
              <w:spacing w:line="240" w:lineRule="auto"/>
              <w:jc w:val="center"/>
              <w:rPr>
                <w:ins w:id="231"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08A1C93" w14:textId="77777777" w:rsidR="00FA4CCF" w:rsidRDefault="00FA4CCF" w:rsidP="003A140B">
            <w:pPr>
              <w:widowControl w:val="0"/>
              <w:spacing w:line="240" w:lineRule="auto"/>
              <w:jc w:val="center"/>
              <w:rPr>
                <w:ins w:id="232"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D76F93C" w14:textId="77777777" w:rsidR="00FA4CCF" w:rsidRDefault="00FA4CCF" w:rsidP="003A140B">
            <w:pPr>
              <w:widowControl w:val="0"/>
              <w:spacing w:line="240" w:lineRule="auto"/>
              <w:jc w:val="center"/>
              <w:rPr>
                <w:ins w:id="233"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84457BB" w14:textId="77777777" w:rsidR="00FA4CCF" w:rsidRDefault="00FA4CCF" w:rsidP="003A140B">
            <w:pPr>
              <w:widowControl w:val="0"/>
              <w:spacing w:line="240" w:lineRule="auto"/>
              <w:jc w:val="center"/>
              <w:rPr>
                <w:ins w:id="234"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0E647D2" w14:textId="77777777" w:rsidR="00FA4CCF" w:rsidRDefault="00FA4CCF" w:rsidP="003A140B">
            <w:pPr>
              <w:widowControl w:val="0"/>
              <w:spacing w:line="240" w:lineRule="auto"/>
              <w:jc w:val="center"/>
              <w:rPr>
                <w:ins w:id="235"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D5E278B" w14:textId="77777777" w:rsidR="00FA4CCF" w:rsidRDefault="00FA4CCF" w:rsidP="003A140B">
            <w:pPr>
              <w:widowControl w:val="0"/>
              <w:spacing w:line="240" w:lineRule="auto"/>
              <w:jc w:val="center"/>
              <w:rPr>
                <w:ins w:id="236" w:author="Daniel Ly" w:date="2025-09-29T10:58:00Z" w16du:dateUtc="2025-09-29T17:58:00Z"/>
                <w:rFonts w:ascii="Cambria" w:eastAsia="Cambria" w:hAnsi="Cambria" w:cs="Cambria"/>
                <w:sz w:val="20"/>
                <w:szCs w:val="20"/>
              </w:rPr>
            </w:pPr>
            <w:ins w:id="237" w:author="Daniel Ly" w:date="2025-09-29T11:00:00Z" w16du:dateUtc="2025-09-29T18:00:00Z">
              <w:r>
                <w:rPr>
                  <w:rFonts w:ascii="Cambria" w:eastAsia="Cambria" w:hAnsi="Cambria" w:cs="Cambria"/>
                  <w:sz w:val="20"/>
                  <w:szCs w:val="20"/>
                </w:rPr>
                <w:t>{{ cas_</w:t>
              </w:r>
            </w:ins>
            <w:ins w:id="238" w:author="Daniel Ly" w:date="2025-09-29T11:01:00Z" w16du:dateUtc="2025-09-29T18:01:00Z">
              <w:r>
                <w:rPr>
                  <w:rFonts w:ascii="Cambria" w:eastAsia="Cambria" w:hAnsi="Cambria" w:cs="Cambria"/>
                  <w:sz w:val="20"/>
                  <w:szCs w:val="20"/>
                </w:rPr>
                <w:t>fm</w:t>
              </w:r>
            </w:ins>
            <w:ins w:id="239" w:author="Daniel Ly" w:date="2025-09-29T11:00:00Z" w16du:dateUtc="2025-09-29T18:00:00Z">
              <w:r>
                <w:rPr>
                  <w:rFonts w:ascii="Cambria" w:eastAsia="Cambria" w:hAnsi="Cambria" w:cs="Cambria"/>
                  <w:sz w:val="20"/>
                  <w:szCs w:val="20"/>
                </w:rPr>
                <w:t xml:space="preserve"> }}</w:t>
              </w:r>
            </w:ins>
          </w:p>
        </w:tc>
      </w:tr>
      <w:tr w:rsidR="00FA4CCF" w14:paraId="3107CB06" w14:textId="77777777" w:rsidTr="003A140B">
        <w:trPr>
          <w:trHeight w:val="288"/>
          <w:jc w:val="center"/>
          <w:ins w:id="240" w:author="Daniel Ly" w:date="2025-09-29T10:58:00Z"/>
        </w:trPr>
        <w:tc>
          <w:tcPr>
            <w:tcW w:w="161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1154796" w14:textId="77777777" w:rsidR="00FA4CCF" w:rsidRDefault="00FA4CCF" w:rsidP="003A140B">
            <w:pPr>
              <w:widowControl w:val="0"/>
              <w:spacing w:line="240" w:lineRule="auto"/>
              <w:rPr>
                <w:ins w:id="241" w:author="Daniel Ly" w:date="2025-09-29T10:58:00Z" w16du:dateUtc="2025-09-29T17:58:00Z"/>
                <w:rFonts w:ascii="Cambria" w:eastAsia="Cambria" w:hAnsi="Cambria" w:cs="Cambria"/>
                <w:sz w:val="20"/>
                <w:szCs w:val="20"/>
              </w:rPr>
            </w:pPr>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0868216F" w14:textId="77777777" w:rsidR="00FA4CCF" w:rsidRDefault="00FA4CCF" w:rsidP="003A140B">
            <w:pPr>
              <w:widowControl w:val="0"/>
              <w:spacing w:line="240" w:lineRule="auto"/>
              <w:jc w:val="center"/>
              <w:rPr>
                <w:ins w:id="242" w:author="Daniel Ly" w:date="2025-09-29T10:58:00Z" w16du:dateUtc="2025-09-29T17:58:00Z"/>
                <w:rFonts w:ascii="Cambria" w:eastAsia="Cambria" w:hAnsi="Cambria" w:cs="Cambria"/>
                <w:sz w:val="20"/>
                <w:szCs w:val="20"/>
              </w:rPr>
            </w:pPr>
            <w:ins w:id="243" w:author="Daniel Ly" w:date="2025-09-29T10:58:00Z" w16du:dateUtc="2025-09-29T17:58:00Z">
              <w:r>
                <w:rPr>
                  <w:rFonts w:ascii="Cambria" w:eastAsia="Cambria" w:hAnsi="Cambria" w:cs="Cambria"/>
                  <w:b/>
                  <w:sz w:val="20"/>
                  <w:szCs w:val="20"/>
                </w:rPr>
                <w:t>Planning</w:t>
              </w:r>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1DD75C51" w14:textId="77777777" w:rsidR="00FA4CCF" w:rsidRDefault="00FA4CCF" w:rsidP="003A140B">
            <w:pPr>
              <w:widowControl w:val="0"/>
              <w:spacing w:line="240" w:lineRule="auto"/>
              <w:jc w:val="center"/>
              <w:rPr>
                <w:ins w:id="244" w:author="Daniel Ly" w:date="2025-09-29T10:58:00Z" w16du:dateUtc="2025-09-29T17:58:00Z"/>
                <w:rFonts w:ascii="Cambria" w:eastAsia="Cambria" w:hAnsi="Cambria" w:cs="Cambria"/>
                <w:sz w:val="20"/>
                <w:szCs w:val="20"/>
              </w:rPr>
            </w:pPr>
            <w:ins w:id="245" w:author="Daniel Ly" w:date="2025-09-29T10:58:00Z" w16du:dateUtc="2025-09-29T17:58:00Z">
              <w:r>
                <w:rPr>
                  <w:rFonts w:ascii="Cambria" w:eastAsia="Cambria" w:hAnsi="Cambria" w:cs="Cambria"/>
                  <w:b/>
                  <w:sz w:val="20"/>
                  <w:szCs w:val="20"/>
                </w:rPr>
                <w:t>Simultaneous</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9FD63B8" w14:textId="77777777" w:rsidR="00FA4CCF" w:rsidRDefault="00FA4CCF" w:rsidP="003A140B">
            <w:pPr>
              <w:widowControl w:val="0"/>
              <w:spacing w:line="240" w:lineRule="auto"/>
              <w:jc w:val="center"/>
              <w:rPr>
                <w:ins w:id="246" w:author="Daniel Ly" w:date="2025-09-29T10:58:00Z" w16du:dateUtc="2025-09-29T17:58:00Z"/>
                <w:rFonts w:ascii="Cambria" w:eastAsia="Cambria" w:hAnsi="Cambria" w:cs="Cambria"/>
                <w:sz w:val="20"/>
                <w:szCs w:val="20"/>
              </w:rPr>
            </w:pPr>
            <w:ins w:id="247" w:author="Daniel Ly" w:date="2025-09-29T10:58:00Z" w16du:dateUtc="2025-09-29T17:58:00Z">
              <w:r>
                <w:rPr>
                  <w:rFonts w:ascii="Cambria" w:eastAsia="Cambria" w:hAnsi="Cambria" w:cs="Cambria"/>
                  <w:b/>
                  <w:sz w:val="20"/>
                  <w:szCs w:val="20"/>
                </w:rPr>
                <w:t>Attention</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38E770F2" w14:textId="77777777" w:rsidR="00FA4CCF" w:rsidRDefault="00FA4CCF" w:rsidP="003A140B">
            <w:pPr>
              <w:widowControl w:val="0"/>
              <w:spacing w:line="240" w:lineRule="auto"/>
              <w:jc w:val="center"/>
              <w:rPr>
                <w:ins w:id="248" w:author="Daniel Ly" w:date="2025-09-29T10:58:00Z" w16du:dateUtc="2025-09-29T17:58:00Z"/>
                <w:rFonts w:ascii="Cambria" w:eastAsia="Cambria" w:hAnsi="Cambria" w:cs="Cambria"/>
                <w:sz w:val="20"/>
                <w:szCs w:val="20"/>
              </w:rPr>
            </w:pPr>
            <w:ins w:id="249" w:author="Daniel Ly" w:date="2025-09-29T10:58:00Z" w16du:dateUtc="2025-09-29T17:58:00Z">
              <w:r>
                <w:rPr>
                  <w:rFonts w:ascii="Cambria" w:eastAsia="Cambria" w:hAnsi="Cambria" w:cs="Cambria"/>
                  <w:b/>
                  <w:sz w:val="20"/>
                  <w:szCs w:val="20"/>
                </w:rPr>
                <w:t>Successive</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21E4CB5C" w14:textId="77777777" w:rsidR="00FA4CCF" w:rsidRDefault="00FA4CCF" w:rsidP="003A140B">
            <w:pPr>
              <w:widowControl w:val="0"/>
              <w:spacing w:line="240" w:lineRule="auto"/>
              <w:jc w:val="center"/>
              <w:rPr>
                <w:ins w:id="250" w:author="Daniel Ly" w:date="2025-09-29T10:58:00Z" w16du:dateUtc="2025-09-29T17:58:00Z"/>
                <w:rFonts w:ascii="Cambria" w:eastAsia="Cambria" w:hAnsi="Cambria" w:cs="Cambria"/>
                <w:b/>
                <w:sz w:val="20"/>
                <w:szCs w:val="20"/>
              </w:rPr>
            </w:pPr>
            <w:ins w:id="251" w:author="Daniel Ly" w:date="2025-09-29T10:58:00Z" w16du:dateUtc="2025-09-29T17:58:00Z">
              <w:r>
                <w:rPr>
                  <w:rFonts w:ascii="Cambria" w:eastAsia="Cambria" w:hAnsi="Cambria" w:cs="Cambria"/>
                  <w:b/>
                  <w:sz w:val="20"/>
                  <w:szCs w:val="20"/>
                </w:rPr>
                <w:t>Full Scale</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15A3AEC" w14:textId="77777777" w:rsidR="00FA4CCF" w:rsidRDefault="00FA4CCF" w:rsidP="003A140B">
            <w:pPr>
              <w:widowControl w:val="0"/>
              <w:spacing w:line="240" w:lineRule="auto"/>
              <w:jc w:val="center"/>
              <w:rPr>
                <w:ins w:id="252" w:author="Daniel Ly" w:date="2025-09-29T10:58:00Z" w16du:dateUtc="2025-09-29T17:58:00Z"/>
                <w:rFonts w:ascii="Cambria" w:eastAsia="Cambria" w:hAnsi="Cambria" w:cs="Cambria"/>
                <w:sz w:val="20"/>
                <w:szCs w:val="20"/>
              </w:rPr>
            </w:pPr>
            <w:ins w:id="253" w:author="Daniel Ly" w:date="2025-09-29T10:58:00Z" w16du:dateUtc="2025-09-29T17:58:00Z">
              <w:r>
                <w:rPr>
                  <w:rFonts w:ascii="Cambria" w:eastAsia="Cambria" w:hAnsi="Cambria" w:cs="Cambria"/>
                  <w:b/>
                  <w:sz w:val="20"/>
                  <w:szCs w:val="20"/>
                </w:rPr>
                <w:t>Executive Functioning w/ Working Memory</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5D9359E8" w14:textId="77777777" w:rsidR="00FA4CCF" w:rsidRDefault="00FA4CCF" w:rsidP="003A140B">
            <w:pPr>
              <w:widowControl w:val="0"/>
              <w:spacing w:line="240" w:lineRule="auto"/>
              <w:jc w:val="center"/>
              <w:rPr>
                <w:ins w:id="254" w:author="Daniel Ly" w:date="2025-09-29T10:58:00Z" w16du:dateUtc="2025-09-29T17:58:00Z"/>
                <w:rFonts w:ascii="Cambria" w:eastAsia="Cambria" w:hAnsi="Cambria" w:cs="Cambria"/>
                <w:sz w:val="20"/>
                <w:szCs w:val="20"/>
              </w:rPr>
            </w:pPr>
            <w:ins w:id="255" w:author="Daniel Ly" w:date="2025-09-29T10:58:00Z" w16du:dateUtc="2025-09-29T17:58:00Z">
              <w:r>
                <w:rPr>
                  <w:rFonts w:ascii="Cambria" w:eastAsia="Cambria" w:hAnsi="Cambria" w:cs="Cambria"/>
                  <w:b/>
                  <w:sz w:val="20"/>
                  <w:szCs w:val="20"/>
                </w:rPr>
                <w:t>Executive Functioning w/o Working Memory</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78ED01E1" w14:textId="77777777" w:rsidR="00FA4CCF" w:rsidRDefault="00FA4CCF" w:rsidP="003A140B">
            <w:pPr>
              <w:widowControl w:val="0"/>
              <w:spacing w:line="240" w:lineRule="auto"/>
              <w:jc w:val="center"/>
              <w:rPr>
                <w:ins w:id="256" w:author="Daniel Ly" w:date="2025-09-29T10:58:00Z" w16du:dateUtc="2025-09-29T17:58:00Z"/>
                <w:rFonts w:ascii="Cambria" w:eastAsia="Cambria" w:hAnsi="Cambria" w:cs="Cambria"/>
                <w:b/>
                <w:sz w:val="20"/>
                <w:szCs w:val="20"/>
              </w:rPr>
            </w:pPr>
            <w:ins w:id="257" w:author="Daniel Ly" w:date="2025-09-29T10:58:00Z" w16du:dateUtc="2025-09-29T17:58:00Z">
              <w:r>
                <w:rPr>
                  <w:rFonts w:ascii="Cambria" w:eastAsia="Cambria" w:hAnsi="Cambria" w:cs="Cambria"/>
                  <w:b/>
                  <w:sz w:val="20"/>
                  <w:szCs w:val="20"/>
                </w:rPr>
                <w:t>Working Memory</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376E0475" w14:textId="77777777" w:rsidR="00FA4CCF" w:rsidRDefault="00FA4CCF" w:rsidP="003A140B">
            <w:pPr>
              <w:widowControl w:val="0"/>
              <w:spacing w:line="240" w:lineRule="auto"/>
              <w:jc w:val="center"/>
              <w:rPr>
                <w:ins w:id="258" w:author="Daniel Ly" w:date="2025-09-29T10:58:00Z" w16du:dateUtc="2025-09-29T17:58:00Z"/>
                <w:rFonts w:ascii="Cambria" w:eastAsia="Cambria" w:hAnsi="Cambria" w:cs="Cambria"/>
                <w:b/>
                <w:sz w:val="20"/>
                <w:szCs w:val="20"/>
              </w:rPr>
            </w:pPr>
            <w:ins w:id="259" w:author="Daniel Ly" w:date="2025-09-29T10:58:00Z" w16du:dateUtc="2025-09-29T17:58:00Z">
              <w:r>
                <w:rPr>
                  <w:rFonts w:ascii="Cambria" w:eastAsia="Cambria" w:hAnsi="Cambria" w:cs="Cambria"/>
                  <w:b/>
                  <w:sz w:val="20"/>
                  <w:szCs w:val="20"/>
                </w:rPr>
                <w:t>Verbal Content</w:t>
              </w:r>
            </w:ins>
          </w:p>
        </w:tc>
        <w:tc>
          <w:tcPr>
            <w:tcW w:w="10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12ADCFC1" w14:textId="77777777" w:rsidR="00FA4CCF" w:rsidRDefault="00FA4CCF" w:rsidP="003A140B">
            <w:pPr>
              <w:widowControl w:val="0"/>
              <w:spacing w:line="240" w:lineRule="auto"/>
              <w:jc w:val="center"/>
              <w:rPr>
                <w:ins w:id="260" w:author="Daniel Ly" w:date="2025-09-29T10:58:00Z" w16du:dateUtc="2025-09-29T17:58:00Z"/>
                <w:rFonts w:ascii="Cambria" w:eastAsia="Cambria" w:hAnsi="Cambria" w:cs="Cambria"/>
                <w:b/>
                <w:sz w:val="20"/>
                <w:szCs w:val="20"/>
              </w:rPr>
            </w:pPr>
            <w:ins w:id="261" w:author="Daniel Ly" w:date="2025-09-29T10:58:00Z" w16du:dateUtc="2025-09-29T17:58:00Z">
              <w:r>
                <w:rPr>
                  <w:rFonts w:ascii="Cambria" w:eastAsia="Cambria" w:hAnsi="Cambria" w:cs="Cambria"/>
                  <w:b/>
                  <w:sz w:val="20"/>
                  <w:szCs w:val="20"/>
                </w:rPr>
                <w:t>Nonverbal Content</w:t>
              </w:r>
            </w:ins>
          </w:p>
        </w:tc>
      </w:tr>
      <w:tr w:rsidR="00FA4CCF" w14:paraId="57A4A57D" w14:textId="77777777" w:rsidTr="003A140B">
        <w:trPr>
          <w:trHeight w:val="288"/>
          <w:jc w:val="center"/>
          <w:ins w:id="262" w:author="Daniel Ly" w:date="2025-09-29T10:58:00Z"/>
        </w:trPr>
        <w:tc>
          <w:tcPr>
            <w:tcW w:w="161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13046998" w14:textId="77777777" w:rsidR="00FA4CCF" w:rsidRDefault="00FA4CCF" w:rsidP="003A140B">
            <w:pPr>
              <w:widowControl w:val="0"/>
              <w:spacing w:line="240" w:lineRule="auto"/>
              <w:rPr>
                <w:ins w:id="263" w:author="Daniel Ly" w:date="2025-09-29T10:58:00Z" w16du:dateUtc="2025-09-29T17:58:00Z"/>
                <w:rFonts w:ascii="Cambria" w:eastAsia="Cambria" w:hAnsi="Cambria" w:cs="Cambria"/>
                <w:b/>
                <w:sz w:val="20"/>
                <w:szCs w:val="20"/>
              </w:rPr>
            </w:pPr>
            <w:ins w:id="264" w:author="Daniel Ly" w:date="2025-09-29T10:58:00Z" w16du:dateUtc="2025-09-29T17:58:00Z">
              <w:r>
                <w:rPr>
                  <w:rFonts w:ascii="Cambria" w:eastAsia="Cambria" w:hAnsi="Cambria" w:cs="Cambria"/>
                  <w:b/>
                  <w:sz w:val="20"/>
                  <w:szCs w:val="20"/>
                </w:rPr>
                <w:t>Index Score (SS)</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B53997A" w14:textId="77777777" w:rsidR="00FA4CCF" w:rsidRDefault="00FA4CCF" w:rsidP="003A140B">
            <w:pPr>
              <w:widowControl w:val="0"/>
              <w:spacing w:line="240" w:lineRule="auto"/>
              <w:jc w:val="center"/>
              <w:rPr>
                <w:ins w:id="265" w:author="Daniel Ly" w:date="2025-09-29T10:58:00Z" w16du:dateUtc="2025-09-29T17:58:00Z"/>
                <w:rFonts w:ascii="Cambria" w:eastAsia="Cambria" w:hAnsi="Cambria" w:cs="Cambria"/>
                <w:sz w:val="20"/>
                <w:szCs w:val="20"/>
              </w:rPr>
            </w:pPr>
            <w:ins w:id="266" w:author="Daniel Ly" w:date="2025-09-29T11:03:00Z" w16du:dateUtc="2025-09-29T18:03:00Z">
              <w:r>
                <w:rPr>
                  <w:rFonts w:ascii="Cambria" w:eastAsia="Cambria" w:hAnsi="Cambria" w:cs="Cambria"/>
                  <w:sz w:val="20"/>
                  <w:szCs w:val="20"/>
                </w:rPr>
                <w:t xml:space="preserve">{{ </w:t>
              </w:r>
            </w:ins>
            <w:r>
              <w:rPr>
                <w:rFonts w:ascii="Cambria" w:eastAsia="Cambria" w:hAnsi="Cambria" w:cs="Cambria"/>
                <w:sz w:val="20"/>
                <w:szCs w:val="20"/>
              </w:rPr>
              <w:t>cas_planning_ss</w:t>
            </w:r>
            <w:ins w:id="267" w:author="Daniel Ly" w:date="2025-09-29T11:03:00Z" w16du:dateUtc="2025-09-29T18:03: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133AC12" w14:textId="77777777" w:rsidR="00FA4CCF" w:rsidRDefault="00FA4CCF" w:rsidP="003A140B">
            <w:pPr>
              <w:widowControl w:val="0"/>
              <w:spacing w:line="240" w:lineRule="auto"/>
              <w:jc w:val="center"/>
              <w:rPr>
                <w:ins w:id="268" w:author="Daniel Ly" w:date="2025-09-29T10:58:00Z" w16du:dateUtc="2025-09-29T17:58:00Z"/>
                <w:rFonts w:ascii="Cambria" w:eastAsia="Cambria" w:hAnsi="Cambria" w:cs="Cambria"/>
                <w:sz w:val="20"/>
                <w:szCs w:val="20"/>
              </w:rPr>
            </w:pPr>
            <w:ins w:id="269" w:author="Daniel Ly" w:date="2025-09-29T11:04:00Z" w16du:dateUtc="2025-09-29T18:04:00Z">
              <w:r>
                <w:rPr>
                  <w:rFonts w:ascii="Cambria" w:eastAsia="Cambria" w:hAnsi="Cambria" w:cs="Cambria"/>
                  <w:sz w:val="20"/>
                  <w:szCs w:val="20"/>
                </w:rPr>
                <w:t xml:space="preserve">{{ </w:t>
              </w:r>
            </w:ins>
            <w:r>
              <w:rPr>
                <w:rFonts w:ascii="Cambria" w:eastAsia="Cambria" w:hAnsi="Cambria" w:cs="Cambria"/>
                <w:sz w:val="20"/>
                <w:szCs w:val="20"/>
              </w:rPr>
              <w:t>cas_simultaneous_ss</w:t>
            </w:r>
            <w:ins w:id="270" w:author="Daniel Ly" w:date="2025-09-29T11:04:00Z" w16du:dateUtc="2025-09-29T18:04: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65D04B4" w14:textId="77777777" w:rsidR="00FA4CCF" w:rsidRDefault="00FA4CCF" w:rsidP="003A140B">
            <w:pPr>
              <w:widowControl w:val="0"/>
              <w:spacing w:line="240" w:lineRule="auto"/>
              <w:jc w:val="center"/>
              <w:rPr>
                <w:ins w:id="271" w:author="Daniel Ly" w:date="2025-09-29T10:58:00Z" w16du:dateUtc="2025-09-29T17:58:00Z"/>
                <w:rFonts w:ascii="Cambria" w:eastAsia="Cambria" w:hAnsi="Cambria" w:cs="Cambria"/>
                <w:sz w:val="20"/>
                <w:szCs w:val="20"/>
              </w:rPr>
            </w:pPr>
            <w:ins w:id="272" w:author="Daniel Ly" w:date="2025-09-29T11:05:00Z" w16du:dateUtc="2025-09-29T18:05:00Z">
              <w:r>
                <w:rPr>
                  <w:rFonts w:ascii="Cambria" w:eastAsia="Cambria" w:hAnsi="Cambria" w:cs="Cambria"/>
                  <w:sz w:val="20"/>
                  <w:szCs w:val="20"/>
                </w:rPr>
                <w:t xml:space="preserve">{{ </w:t>
              </w:r>
            </w:ins>
            <w:r>
              <w:rPr>
                <w:rFonts w:ascii="Cambria" w:eastAsia="Cambria" w:hAnsi="Cambria" w:cs="Cambria"/>
                <w:sz w:val="20"/>
                <w:szCs w:val="20"/>
              </w:rPr>
              <w:t>cas_attention_ss</w:t>
            </w:r>
            <w:ins w:id="273" w:author="Daniel Ly" w:date="2025-09-29T11:05:00Z" w16du:dateUtc="2025-09-29T18:05: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98A693F" w14:textId="77777777" w:rsidR="00FA4CCF" w:rsidRDefault="00FA4CCF" w:rsidP="003A140B">
            <w:pPr>
              <w:widowControl w:val="0"/>
              <w:spacing w:line="240" w:lineRule="auto"/>
              <w:jc w:val="center"/>
              <w:rPr>
                <w:ins w:id="274" w:author="Daniel Ly" w:date="2025-09-29T10:58:00Z" w16du:dateUtc="2025-09-29T17:58:00Z"/>
                <w:rFonts w:ascii="Cambria" w:eastAsia="Cambria" w:hAnsi="Cambria" w:cs="Cambria"/>
                <w:sz w:val="20"/>
                <w:szCs w:val="20"/>
              </w:rPr>
            </w:pPr>
            <w:ins w:id="275" w:author="Daniel Ly" w:date="2025-09-29T11:05:00Z" w16du:dateUtc="2025-09-29T18:05:00Z">
              <w:r>
                <w:rPr>
                  <w:rFonts w:ascii="Cambria" w:eastAsia="Cambria" w:hAnsi="Cambria" w:cs="Cambria"/>
                  <w:sz w:val="20"/>
                  <w:szCs w:val="20"/>
                </w:rPr>
                <w:t xml:space="preserve">{{ </w:t>
              </w:r>
            </w:ins>
            <w:r>
              <w:rPr>
                <w:rFonts w:ascii="Cambria" w:eastAsia="Cambria" w:hAnsi="Cambria" w:cs="Cambria"/>
                <w:sz w:val="20"/>
                <w:szCs w:val="20"/>
              </w:rPr>
              <w:t>cas_successive_ss</w:t>
            </w:r>
            <w:ins w:id="276" w:author="Daniel Ly" w:date="2025-09-29T11:05:00Z" w16du:dateUtc="2025-09-29T18:05: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DF47977" w14:textId="77777777" w:rsidR="00FA4CCF" w:rsidRDefault="00FA4CCF" w:rsidP="003A140B">
            <w:pPr>
              <w:widowControl w:val="0"/>
              <w:spacing w:line="240" w:lineRule="auto"/>
              <w:jc w:val="center"/>
              <w:rPr>
                <w:ins w:id="277" w:author="Daniel Ly" w:date="2025-09-29T10:58:00Z" w16du:dateUtc="2025-09-29T17:58:00Z"/>
                <w:rFonts w:ascii="Cambria" w:eastAsia="Cambria" w:hAnsi="Cambria" w:cs="Cambria"/>
                <w:sz w:val="20"/>
                <w:szCs w:val="20"/>
              </w:rPr>
            </w:pPr>
            <w:ins w:id="278" w:author="Daniel Ly" w:date="2025-09-29T11:06:00Z" w16du:dateUtc="2025-09-29T18:06:00Z">
              <w:r>
                <w:rPr>
                  <w:rFonts w:ascii="Cambria" w:eastAsia="Cambria" w:hAnsi="Cambria" w:cs="Cambria"/>
                  <w:sz w:val="20"/>
                  <w:szCs w:val="20"/>
                </w:rPr>
                <w:t xml:space="preserve">{{ </w:t>
              </w:r>
            </w:ins>
            <w:ins w:id="279" w:author="Daniel Ly" w:date="2025-09-29T11:11:00Z" w16du:dateUtc="2025-09-29T18:11:00Z">
              <w:r>
                <w:rPr>
                  <w:rFonts w:ascii="Cambria" w:eastAsia="Cambria" w:hAnsi="Cambria" w:cs="Cambria"/>
                  <w:sz w:val="20"/>
                  <w:szCs w:val="20"/>
                </w:rPr>
                <w:t>cas_</w:t>
              </w:r>
            </w:ins>
            <w:ins w:id="280" w:author="Daniel Ly" w:date="2025-09-29T11:06:00Z" w16du:dateUtc="2025-09-29T18:06:00Z">
              <w:r>
                <w:rPr>
                  <w:rFonts w:ascii="Cambria" w:eastAsia="Cambria" w:hAnsi="Cambria" w:cs="Cambria"/>
                  <w:sz w:val="20"/>
                  <w:szCs w:val="20"/>
                </w:rPr>
                <w:t>fs</w:t>
              </w:r>
            </w:ins>
            <w:ins w:id="281" w:author="Daniel Ly" w:date="2025-09-29T11:11:00Z" w16du:dateUtc="2025-09-29T18:11:00Z">
              <w:r>
                <w:rPr>
                  <w:rFonts w:ascii="Cambria" w:eastAsia="Cambria" w:hAnsi="Cambria" w:cs="Cambria"/>
                  <w:sz w:val="20"/>
                  <w:szCs w:val="20"/>
                </w:rPr>
                <w:t>iq</w:t>
              </w:r>
            </w:ins>
            <w:ins w:id="282" w:author="Daniel Ly" w:date="2025-09-29T11:06:00Z" w16du:dateUtc="2025-09-29T18:06:00Z">
              <w:r>
                <w:rPr>
                  <w:rFonts w:ascii="Cambria" w:eastAsia="Cambria" w:hAnsi="Cambria" w:cs="Cambria"/>
                  <w:sz w:val="20"/>
                  <w:szCs w:val="20"/>
                </w:rPr>
                <w:t>_ss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6E4B36F" w14:textId="77777777" w:rsidR="00FA4CCF" w:rsidRDefault="00FA4CCF" w:rsidP="003A140B">
            <w:pPr>
              <w:widowControl w:val="0"/>
              <w:spacing w:line="240" w:lineRule="auto"/>
              <w:jc w:val="center"/>
              <w:rPr>
                <w:ins w:id="283" w:author="Daniel Ly" w:date="2025-09-29T10:58:00Z" w16du:dateUtc="2025-09-29T17:58:00Z"/>
                <w:rFonts w:ascii="Cambria" w:eastAsia="Cambria" w:hAnsi="Cambria" w:cs="Cambria"/>
                <w:sz w:val="20"/>
                <w:szCs w:val="20"/>
              </w:rPr>
            </w:pPr>
            <w:ins w:id="284" w:author="Daniel Ly" w:date="2025-09-29T11:07:00Z" w16du:dateUtc="2025-09-29T18:07:00Z">
              <w:r>
                <w:rPr>
                  <w:rFonts w:ascii="Cambria" w:eastAsia="Cambria" w:hAnsi="Cambria" w:cs="Cambria"/>
                  <w:sz w:val="20"/>
                  <w:szCs w:val="20"/>
                </w:rPr>
                <w:t xml:space="preserve">{{ </w:t>
              </w:r>
            </w:ins>
            <w:r>
              <w:rPr>
                <w:rFonts w:ascii="Cambria" w:eastAsia="Cambria" w:hAnsi="Cambria" w:cs="Cambria"/>
                <w:sz w:val="20"/>
                <w:szCs w:val="20"/>
              </w:rPr>
              <w:t>cas_efwwm_ss</w:t>
            </w:r>
            <w:ins w:id="285" w:author="Daniel Ly" w:date="2025-09-29T11:07:00Z" w16du:dateUtc="2025-09-29T18:07: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EC45DB3" w14:textId="77777777" w:rsidR="00FA4CCF" w:rsidRDefault="00FA4CCF" w:rsidP="003A140B">
            <w:pPr>
              <w:widowControl w:val="0"/>
              <w:spacing w:line="240" w:lineRule="auto"/>
              <w:jc w:val="center"/>
              <w:rPr>
                <w:ins w:id="286" w:author="Daniel Ly" w:date="2025-09-29T10:58:00Z" w16du:dateUtc="2025-09-29T17:58:00Z"/>
                <w:rFonts w:ascii="Cambria" w:eastAsia="Cambria" w:hAnsi="Cambria" w:cs="Cambria"/>
                <w:sz w:val="20"/>
                <w:szCs w:val="20"/>
              </w:rPr>
            </w:pPr>
            <w:ins w:id="287" w:author="Daniel Ly" w:date="2025-09-29T11:08:00Z" w16du:dateUtc="2025-09-29T18:08:00Z">
              <w:r>
                <w:rPr>
                  <w:rFonts w:ascii="Cambria" w:eastAsia="Cambria" w:hAnsi="Cambria" w:cs="Cambria"/>
                  <w:sz w:val="20"/>
                  <w:szCs w:val="20"/>
                </w:rPr>
                <w:t xml:space="preserve">{{ </w:t>
              </w:r>
            </w:ins>
            <w:r>
              <w:rPr>
                <w:rFonts w:ascii="Cambria" w:eastAsia="Cambria" w:hAnsi="Cambria" w:cs="Cambria"/>
                <w:sz w:val="20"/>
                <w:szCs w:val="20"/>
              </w:rPr>
              <w:t>cas_efwowm_ss</w:t>
            </w:r>
            <w:ins w:id="288" w:author="Daniel Ly" w:date="2025-09-29T11:08:00Z" w16du:dateUtc="2025-09-29T18:0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E4B7498" w14:textId="77777777" w:rsidR="00FA4CCF" w:rsidRDefault="00FA4CCF" w:rsidP="003A140B">
            <w:pPr>
              <w:widowControl w:val="0"/>
              <w:spacing w:line="240" w:lineRule="auto"/>
              <w:jc w:val="center"/>
              <w:rPr>
                <w:ins w:id="289" w:author="Daniel Ly" w:date="2025-09-29T10:58:00Z" w16du:dateUtc="2025-09-29T17:58:00Z"/>
                <w:rFonts w:ascii="Cambria" w:eastAsia="Cambria" w:hAnsi="Cambria" w:cs="Cambria"/>
                <w:sz w:val="20"/>
                <w:szCs w:val="20"/>
              </w:rPr>
            </w:pPr>
            <w:ins w:id="290" w:author="Daniel Ly" w:date="2025-09-29T11:08:00Z" w16du:dateUtc="2025-09-29T18:08:00Z">
              <w:r>
                <w:rPr>
                  <w:rFonts w:ascii="Cambria" w:eastAsia="Cambria" w:hAnsi="Cambria" w:cs="Cambria"/>
                  <w:sz w:val="20"/>
                  <w:szCs w:val="20"/>
                </w:rPr>
                <w:t xml:space="preserve">{{ </w:t>
              </w:r>
            </w:ins>
            <w:r>
              <w:rPr>
                <w:rFonts w:ascii="Cambria" w:eastAsia="Cambria" w:hAnsi="Cambria" w:cs="Cambria"/>
                <w:sz w:val="20"/>
                <w:szCs w:val="20"/>
              </w:rPr>
              <w:t>cas_</w:t>
            </w:r>
            <w:ins w:id="291" w:author="Daniel Ly" w:date="2025-09-29T11:09:00Z" w16du:dateUtc="2025-09-29T18:09:00Z">
              <w:r>
                <w:rPr>
                  <w:rFonts w:ascii="Cambria" w:eastAsia="Cambria" w:hAnsi="Cambria" w:cs="Cambria"/>
                  <w:sz w:val="20"/>
                  <w:szCs w:val="20"/>
                </w:rPr>
                <w:t>wm_ss</w:t>
              </w:r>
            </w:ins>
            <w:ins w:id="292" w:author="Daniel Ly" w:date="2025-09-29T11:08:00Z" w16du:dateUtc="2025-09-29T18:0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FC4B984" w14:textId="77777777" w:rsidR="00FA4CCF" w:rsidRDefault="00FA4CCF" w:rsidP="003A140B">
            <w:pPr>
              <w:widowControl w:val="0"/>
              <w:spacing w:line="240" w:lineRule="auto"/>
              <w:jc w:val="center"/>
              <w:rPr>
                <w:ins w:id="293" w:author="Daniel Ly" w:date="2025-09-29T10:58:00Z" w16du:dateUtc="2025-09-29T17:58:00Z"/>
                <w:rFonts w:ascii="Cambria" w:eastAsia="Cambria" w:hAnsi="Cambria" w:cs="Cambria"/>
                <w:sz w:val="20"/>
                <w:szCs w:val="20"/>
              </w:rPr>
            </w:pPr>
            <w:ins w:id="294"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295" w:author="Daniel Ly" w:date="2025-09-29T11:10:00Z" w16du:dateUtc="2025-09-29T18:10:00Z">
              <w:r>
                <w:rPr>
                  <w:rFonts w:ascii="Cambria" w:eastAsia="Cambria" w:hAnsi="Cambria" w:cs="Cambria"/>
                  <w:sz w:val="20"/>
                  <w:szCs w:val="20"/>
                </w:rPr>
                <w:t>vc_ss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90DF609" w14:textId="77777777" w:rsidR="00FA4CCF" w:rsidRDefault="00FA4CCF" w:rsidP="003A140B">
            <w:pPr>
              <w:widowControl w:val="0"/>
              <w:spacing w:line="240" w:lineRule="auto"/>
              <w:jc w:val="center"/>
              <w:rPr>
                <w:ins w:id="296" w:author="Daniel Ly" w:date="2025-09-29T10:58:00Z" w16du:dateUtc="2025-09-29T17:58:00Z"/>
                <w:rFonts w:ascii="Cambria" w:eastAsia="Cambria" w:hAnsi="Cambria" w:cs="Cambria"/>
                <w:sz w:val="20"/>
                <w:szCs w:val="20"/>
              </w:rPr>
            </w:pPr>
            <w:ins w:id="297"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298" w:author="Daniel Ly" w:date="2025-09-29T11:10:00Z" w16du:dateUtc="2025-09-29T18:10:00Z">
              <w:r>
                <w:rPr>
                  <w:rFonts w:ascii="Cambria" w:eastAsia="Cambria" w:hAnsi="Cambria" w:cs="Cambria"/>
                  <w:sz w:val="20"/>
                  <w:szCs w:val="20"/>
                </w:rPr>
                <w:t>nvc_ss }}</w:t>
              </w:r>
            </w:ins>
          </w:p>
        </w:tc>
      </w:tr>
      <w:tr w:rsidR="00FA4CCF" w14:paraId="44112D03" w14:textId="77777777" w:rsidTr="003A140B">
        <w:trPr>
          <w:trHeight w:val="288"/>
          <w:jc w:val="center"/>
          <w:ins w:id="299" w:author="Daniel Ly" w:date="2025-09-29T10:58:00Z"/>
        </w:trPr>
        <w:tc>
          <w:tcPr>
            <w:tcW w:w="161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26D8DAA" w14:textId="77777777" w:rsidR="00FA4CCF" w:rsidRDefault="00FA4CCF" w:rsidP="003A140B">
            <w:pPr>
              <w:widowControl w:val="0"/>
              <w:spacing w:line="240" w:lineRule="auto"/>
              <w:rPr>
                <w:ins w:id="300" w:author="Daniel Ly" w:date="2025-09-29T10:58:00Z" w16du:dateUtc="2025-09-29T17:58:00Z"/>
                <w:rFonts w:ascii="Cambria" w:eastAsia="Cambria" w:hAnsi="Cambria" w:cs="Cambria"/>
                <w:b/>
                <w:sz w:val="20"/>
                <w:szCs w:val="20"/>
              </w:rPr>
            </w:pPr>
            <w:ins w:id="301" w:author="Daniel Ly" w:date="2025-09-29T10:58:00Z" w16du:dateUtc="2025-09-29T17:58:00Z">
              <w:r>
                <w:rPr>
                  <w:rFonts w:ascii="Cambria" w:eastAsia="Cambria" w:hAnsi="Cambria" w:cs="Cambria"/>
                  <w:b/>
                  <w:sz w:val="20"/>
                  <w:szCs w:val="20"/>
                </w:rPr>
                <w:t>Percentile</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FE0AA1F" w14:textId="77777777" w:rsidR="00FA4CCF" w:rsidRDefault="00FA4CCF" w:rsidP="003A140B">
            <w:pPr>
              <w:widowControl w:val="0"/>
              <w:spacing w:line="240" w:lineRule="auto"/>
              <w:jc w:val="center"/>
              <w:rPr>
                <w:ins w:id="302" w:author="Daniel Ly" w:date="2025-09-29T10:58:00Z" w16du:dateUtc="2025-09-29T17:58:00Z"/>
                <w:rFonts w:ascii="Cambria" w:eastAsia="Cambria" w:hAnsi="Cambria" w:cs="Cambria"/>
                <w:sz w:val="20"/>
                <w:szCs w:val="20"/>
              </w:rPr>
            </w:pPr>
            <w:ins w:id="303" w:author="Daniel Ly" w:date="2025-09-29T11:03:00Z" w16du:dateUtc="2025-09-29T18:03:00Z">
              <w:r>
                <w:rPr>
                  <w:rFonts w:ascii="Cambria" w:eastAsia="Cambria" w:hAnsi="Cambria" w:cs="Cambria"/>
                  <w:sz w:val="20"/>
                  <w:szCs w:val="20"/>
                </w:rPr>
                <w:t xml:space="preserve">{{ </w:t>
              </w:r>
            </w:ins>
            <w:r>
              <w:rPr>
                <w:rFonts w:ascii="Cambria" w:eastAsia="Cambria" w:hAnsi="Cambria" w:cs="Cambria"/>
                <w:sz w:val="20"/>
                <w:szCs w:val="20"/>
              </w:rPr>
              <w:t>cas_planning_percentile</w:t>
            </w:r>
            <w:ins w:id="304" w:author="Daniel Ly" w:date="2025-09-29T11:03:00Z" w16du:dateUtc="2025-09-29T18:03: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8EB284E" w14:textId="77777777" w:rsidR="00FA4CCF" w:rsidRDefault="00FA4CCF" w:rsidP="003A140B">
            <w:pPr>
              <w:widowControl w:val="0"/>
              <w:spacing w:line="240" w:lineRule="auto"/>
              <w:jc w:val="center"/>
              <w:rPr>
                <w:ins w:id="305" w:author="Daniel Ly" w:date="2025-09-29T10:58:00Z" w16du:dateUtc="2025-09-29T17:58:00Z"/>
                <w:rFonts w:ascii="Cambria" w:eastAsia="Cambria" w:hAnsi="Cambria" w:cs="Cambria"/>
                <w:sz w:val="20"/>
                <w:szCs w:val="20"/>
              </w:rPr>
            </w:pPr>
            <w:ins w:id="306" w:author="Daniel Ly" w:date="2025-09-29T11:04:00Z" w16du:dateUtc="2025-09-29T18:04:00Z">
              <w:r>
                <w:rPr>
                  <w:rFonts w:ascii="Cambria" w:eastAsia="Cambria" w:hAnsi="Cambria" w:cs="Cambria"/>
                  <w:sz w:val="20"/>
                  <w:szCs w:val="20"/>
                </w:rPr>
                <w:t xml:space="preserve">{{ </w:t>
              </w:r>
            </w:ins>
            <w:r>
              <w:rPr>
                <w:rFonts w:ascii="Cambria" w:eastAsia="Cambria" w:hAnsi="Cambria" w:cs="Cambria"/>
                <w:sz w:val="20"/>
                <w:szCs w:val="20"/>
              </w:rPr>
              <w:t>cas_simultaneous_percentile</w:t>
            </w:r>
            <w:ins w:id="307" w:author="Daniel Ly" w:date="2025-09-29T11:04:00Z" w16du:dateUtc="2025-09-29T18:04: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075DEED" w14:textId="77777777" w:rsidR="00FA4CCF" w:rsidRDefault="00FA4CCF" w:rsidP="003A140B">
            <w:pPr>
              <w:widowControl w:val="0"/>
              <w:spacing w:line="240" w:lineRule="auto"/>
              <w:jc w:val="center"/>
              <w:rPr>
                <w:ins w:id="308" w:author="Daniel Ly" w:date="2025-09-29T10:58:00Z" w16du:dateUtc="2025-09-29T17:58:00Z"/>
                <w:rFonts w:ascii="Cambria" w:eastAsia="Cambria" w:hAnsi="Cambria" w:cs="Cambria"/>
                <w:sz w:val="20"/>
                <w:szCs w:val="20"/>
              </w:rPr>
            </w:pPr>
            <w:ins w:id="309" w:author="Daniel Ly" w:date="2025-09-29T11:05:00Z" w16du:dateUtc="2025-09-29T18:05:00Z">
              <w:r>
                <w:rPr>
                  <w:rFonts w:ascii="Cambria" w:eastAsia="Cambria" w:hAnsi="Cambria" w:cs="Cambria"/>
                  <w:sz w:val="20"/>
                  <w:szCs w:val="20"/>
                </w:rPr>
                <w:t xml:space="preserve">{{ </w:t>
              </w:r>
            </w:ins>
            <w:r>
              <w:rPr>
                <w:rFonts w:ascii="Cambria" w:eastAsia="Cambria" w:hAnsi="Cambria" w:cs="Cambria"/>
                <w:sz w:val="20"/>
                <w:szCs w:val="20"/>
              </w:rPr>
              <w:t>cas_attention_percentile</w:t>
            </w:r>
            <w:ins w:id="310" w:author="Daniel Ly" w:date="2025-09-29T11:05:00Z" w16du:dateUtc="2025-09-29T18:05: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4F5F27B" w14:textId="77777777" w:rsidR="00FA4CCF" w:rsidRDefault="00FA4CCF" w:rsidP="003A140B">
            <w:pPr>
              <w:widowControl w:val="0"/>
              <w:spacing w:line="240" w:lineRule="auto"/>
              <w:jc w:val="center"/>
              <w:rPr>
                <w:ins w:id="311" w:author="Daniel Ly" w:date="2025-09-29T10:58:00Z" w16du:dateUtc="2025-09-29T17:58:00Z"/>
                <w:rFonts w:ascii="Cambria" w:eastAsia="Cambria" w:hAnsi="Cambria" w:cs="Cambria"/>
                <w:sz w:val="20"/>
                <w:szCs w:val="20"/>
              </w:rPr>
            </w:pPr>
            <w:ins w:id="312" w:author="Daniel Ly" w:date="2025-09-29T11:06:00Z" w16du:dateUtc="2025-09-29T18:06:00Z">
              <w:r>
                <w:rPr>
                  <w:rFonts w:ascii="Cambria" w:eastAsia="Cambria" w:hAnsi="Cambria" w:cs="Cambria"/>
                  <w:sz w:val="20"/>
                  <w:szCs w:val="20"/>
                </w:rPr>
                <w:t xml:space="preserve">{{ </w:t>
              </w:r>
            </w:ins>
            <w:r>
              <w:rPr>
                <w:rFonts w:ascii="Cambria" w:eastAsia="Cambria" w:hAnsi="Cambria" w:cs="Cambria"/>
                <w:sz w:val="20"/>
                <w:szCs w:val="20"/>
              </w:rPr>
              <w:t>cas_successive_percentile</w:t>
            </w:r>
            <w:ins w:id="313" w:author="Daniel Ly" w:date="2025-09-29T11:06:00Z" w16du:dateUtc="2025-09-29T18:06: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A641DFD" w14:textId="77777777" w:rsidR="00FA4CCF" w:rsidRDefault="00FA4CCF" w:rsidP="003A140B">
            <w:pPr>
              <w:widowControl w:val="0"/>
              <w:spacing w:line="240" w:lineRule="auto"/>
              <w:jc w:val="center"/>
              <w:rPr>
                <w:ins w:id="314" w:author="Daniel Ly" w:date="2025-09-29T10:58:00Z" w16du:dateUtc="2025-09-29T17:58:00Z"/>
                <w:rFonts w:ascii="Cambria" w:eastAsia="Cambria" w:hAnsi="Cambria" w:cs="Cambria"/>
                <w:sz w:val="20"/>
                <w:szCs w:val="20"/>
              </w:rPr>
            </w:pPr>
            <w:ins w:id="315" w:author="Daniel Ly" w:date="2025-09-29T11:07:00Z" w16du:dateUtc="2025-09-29T18:07:00Z">
              <w:r>
                <w:rPr>
                  <w:rFonts w:ascii="Cambria" w:eastAsia="Cambria" w:hAnsi="Cambria" w:cs="Cambria"/>
                  <w:sz w:val="20"/>
                  <w:szCs w:val="20"/>
                </w:rPr>
                <w:t xml:space="preserve">{{ </w:t>
              </w:r>
            </w:ins>
            <w:ins w:id="316" w:author="Daniel Ly" w:date="2025-09-29T11:11:00Z" w16du:dateUtc="2025-09-29T18:11:00Z">
              <w:r>
                <w:rPr>
                  <w:rFonts w:ascii="Cambria" w:eastAsia="Cambria" w:hAnsi="Cambria" w:cs="Cambria"/>
                  <w:sz w:val="20"/>
                  <w:szCs w:val="20"/>
                </w:rPr>
                <w:t>cas_</w:t>
              </w:r>
            </w:ins>
            <w:ins w:id="317" w:author="Daniel Ly" w:date="2025-09-29T11:07:00Z" w16du:dateUtc="2025-09-29T18:07:00Z">
              <w:r>
                <w:rPr>
                  <w:rFonts w:ascii="Cambria" w:eastAsia="Cambria" w:hAnsi="Cambria" w:cs="Cambria"/>
                  <w:sz w:val="20"/>
                  <w:szCs w:val="20"/>
                </w:rPr>
                <w:t>fs</w:t>
              </w:r>
            </w:ins>
            <w:ins w:id="318" w:author="Daniel Ly" w:date="2025-09-29T11:11:00Z" w16du:dateUtc="2025-09-29T18:11:00Z">
              <w:r>
                <w:rPr>
                  <w:rFonts w:ascii="Cambria" w:eastAsia="Cambria" w:hAnsi="Cambria" w:cs="Cambria"/>
                  <w:sz w:val="20"/>
                  <w:szCs w:val="20"/>
                </w:rPr>
                <w:t>iq</w:t>
              </w:r>
            </w:ins>
            <w:ins w:id="319" w:author="Daniel Ly" w:date="2025-09-29T11:07:00Z" w16du:dateUtc="2025-09-29T18:07:00Z">
              <w:r>
                <w:rPr>
                  <w:rFonts w:ascii="Cambria" w:eastAsia="Cambria" w:hAnsi="Cambria" w:cs="Cambria"/>
                  <w:sz w:val="20"/>
                  <w:szCs w:val="20"/>
                </w:rPr>
                <w:t>_percentile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DDF73CA" w14:textId="77777777" w:rsidR="00FA4CCF" w:rsidRDefault="00FA4CCF" w:rsidP="003A140B">
            <w:pPr>
              <w:widowControl w:val="0"/>
              <w:spacing w:line="240" w:lineRule="auto"/>
              <w:jc w:val="center"/>
              <w:rPr>
                <w:ins w:id="320" w:author="Daniel Ly" w:date="2025-09-29T10:58:00Z" w16du:dateUtc="2025-09-29T17:58:00Z"/>
                <w:rFonts w:ascii="Cambria" w:eastAsia="Cambria" w:hAnsi="Cambria" w:cs="Cambria"/>
                <w:sz w:val="20"/>
                <w:szCs w:val="20"/>
              </w:rPr>
            </w:pPr>
            <w:ins w:id="321" w:author="Daniel Ly" w:date="2025-09-29T11:08:00Z" w16du:dateUtc="2025-09-29T18:08:00Z">
              <w:r>
                <w:rPr>
                  <w:rFonts w:ascii="Cambria" w:eastAsia="Cambria" w:hAnsi="Cambria" w:cs="Cambria"/>
                  <w:sz w:val="20"/>
                  <w:szCs w:val="20"/>
                </w:rPr>
                <w:t xml:space="preserve">{{ </w:t>
              </w:r>
            </w:ins>
            <w:r>
              <w:rPr>
                <w:rFonts w:ascii="Cambria" w:eastAsia="Cambria" w:hAnsi="Cambria" w:cs="Cambria"/>
                <w:sz w:val="20"/>
                <w:szCs w:val="20"/>
              </w:rPr>
              <w:t>cas_efwwm_percentile</w:t>
            </w:r>
            <w:ins w:id="322" w:author="Daniel Ly" w:date="2025-09-29T11:08:00Z" w16du:dateUtc="2025-09-29T18:0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069D00C" w14:textId="77777777" w:rsidR="00FA4CCF" w:rsidRDefault="00FA4CCF" w:rsidP="003A140B">
            <w:pPr>
              <w:widowControl w:val="0"/>
              <w:spacing w:line="240" w:lineRule="auto"/>
              <w:jc w:val="center"/>
              <w:rPr>
                <w:ins w:id="323" w:author="Daniel Ly" w:date="2025-09-29T10:58:00Z" w16du:dateUtc="2025-09-29T17:58:00Z"/>
                <w:rFonts w:ascii="Cambria" w:eastAsia="Cambria" w:hAnsi="Cambria" w:cs="Cambria"/>
                <w:sz w:val="20"/>
                <w:szCs w:val="20"/>
              </w:rPr>
            </w:pPr>
            <w:ins w:id="324" w:author="Daniel Ly" w:date="2025-09-29T11:08:00Z" w16du:dateUtc="2025-09-29T18:08:00Z">
              <w:r>
                <w:rPr>
                  <w:rFonts w:ascii="Cambria" w:eastAsia="Cambria" w:hAnsi="Cambria" w:cs="Cambria"/>
                  <w:sz w:val="20"/>
                  <w:szCs w:val="20"/>
                </w:rPr>
                <w:t xml:space="preserve">{{ </w:t>
              </w:r>
            </w:ins>
            <w:r>
              <w:rPr>
                <w:rFonts w:ascii="Cambria" w:eastAsia="Cambria" w:hAnsi="Cambria" w:cs="Cambria"/>
                <w:sz w:val="20"/>
                <w:szCs w:val="20"/>
              </w:rPr>
              <w:t>cas_efwowm_percentile</w:t>
            </w:r>
            <w:ins w:id="325" w:author="Daniel Ly" w:date="2025-09-29T11:08:00Z" w16du:dateUtc="2025-09-29T18:0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65F10AA" w14:textId="77777777" w:rsidR="00FA4CCF" w:rsidRDefault="00FA4CCF" w:rsidP="003A140B">
            <w:pPr>
              <w:widowControl w:val="0"/>
              <w:spacing w:line="240" w:lineRule="auto"/>
              <w:jc w:val="center"/>
              <w:rPr>
                <w:ins w:id="326" w:author="Daniel Ly" w:date="2025-09-29T10:58:00Z" w16du:dateUtc="2025-09-29T17:58:00Z"/>
                <w:rFonts w:ascii="Cambria" w:eastAsia="Cambria" w:hAnsi="Cambria" w:cs="Cambria"/>
                <w:sz w:val="20"/>
                <w:szCs w:val="20"/>
              </w:rPr>
            </w:pPr>
            <w:ins w:id="327" w:author="Daniel Ly" w:date="2025-09-29T11:09:00Z" w16du:dateUtc="2025-09-29T18:09:00Z">
              <w:r>
                <w:rPr>
                  <w:rFonts w:ascii="Cambria" w:eastAsia="Cambria" w:hAnsi="Cambria" w:cs="Cambria"/>
                  <w:sz w:val="20"/>
                  <w:szCs w:val="20"/>
                </w:rPr>
                <w:t xml:space="preserve">{{ </w:t>
              </w:r>
            </w:ins>
            <w:r>
              <w:rPr>
                <w:rFonts w:ascii="Cambria" w:eastAsia="Cambria" w:hAnsi="Cambria" w:cs="Cambria"/>
                <w:sz w:val="20"/>
                <w:szCs w:val="20"/>
              </w:rPr>
              <w:t>cas_</w:t>
            </w:r>
            <w:ins w:id="328" w:author="Daniel Ly" w:date="2025-09-29T11:09:00Z" w16du:dateUtc="2025-09-29T18:09:00Z">
              <w:r>
                <w:rPr>
                  <w:rFonts w:ascii="Cambria" w:eastAsia="Cambria" w:hAnsi="Cambria" w:cs="Cambria"/>
                  <w:sz w:val="20"/>
                  <w:szCs w:val="20"/>
                </w:rPr>
                <w:t>wm_</w:t>
              </w:r>
            </w:ins>
            <w:ins w:id="329" w:author="Daniel Ly" w:date="2025-09-29T11:10:00Z" w16du:dateUtc="2025-09-29T18:10:00Z">
              <w:r>
                <w:rPr>
                  <w:rFonts w:ascii="Cambria" w:eastAsia="Cambria" w:hAnsi="Cambria" w:cs="Cambria"/>
                  <w:sz w:val="20"/>
                  <w:szCs w:val="20"/>
                </w:rPr>
                <w:t>percentile</w:t>
              </w:r>
            </w:ins>
            <w:ins w:id="330" w:author="Daniel Ly" w:date="2025-09-29T11:09:00Z" w16du:dateUtc="2025-09-29T18:09: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80EF4FE" w14:textId="77777777" w:rsidR="00FA4CCF" w:rsidRDefault="00FA4CCF" w:rsidP="003A140B">
            <w:pPr>
              <w:widowControl w:val="0"/>
              <w:spacing w:line="240" w:lineRule="auto"/>
              <w:jc w:val="center"/>
              <w:rPr>
                <w:ins w:id="331" w:author="Daniel Ly" w:date="2025-09-29T10:58:00Z" w16du:dateUtc="2025-09-29T17:58:00Z"/>
                <w:rFonts w:ascii="Cambria" w:eastAsia="Cambria" w:hAnsi="Cambria" w:cs="Cambria"/>
                <w:sz w:val="20"/>
                <w:szCs w:val="20"/>
              </w:rPr>
            </w:pPr>
            <w:ins w:id="332"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333" w:author="Daniel Ly" w:date="2025-09-29T11:10:00Z" w16du:dateUtc="2025-09-29T18:10:00Z">
              <w:r>
                <w:rPr>
                  <w:rFonts w:ascii="Cambria" w:eastAsia="Cambria" w:hAnsi="Cambria" w:cs="Cambria"/>
                  <w:sz w:val="20"/>
                  <w:szCs w:val="20"/>
                </w:rPr>
                <w:t>vc_percentile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0D986B2" w14:textId="77777777" w:rsidR="00FA4CCF" w:rsidRDefault="00FA4CCF" w:rsidP="003A140B">
            <w:pPr>
              <w:widowControl w:val="0"/>
              <w:spacing w:line="240" w:lineRule="auto"/>
              <w:jc w:val="center"/>
              <w:rPr>
                <w:ins w:id="334" w:author="Daniel Ly" w:date="2025-09-29T10:58:00Z" w16du:dateUtc="2025-09-29T17:58:00Z"/>
                <w:rFonts w:ascii="Cambria" w:eastAsia="Cambria" w:hAnsi="Cambria" w:cs="Cambria"/>
                <w:sz w:val="20"/>
                <w:szCs w:val="20"/>
              </w:rPr>
            </w:pPr>
            <w:ins w:id="335"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336" w:author="Daniel Ly" w:date="2025-09-29T11:10:00Z" w16du:dateUtc="2025-09-29T18:10:00Z">
              <w:r>
                <w:rPr>
                  <w:rFonts w:ascii="Cambria" w:eastAsia="Cambria" w:hAnsi="Cambria" w:cs="Cambria"/>
                  <w:sz w:val="20"/>
                  <w:szCs w:val="20"/>
                </w:rPr>
                <w:t>nvc_percentile }}</w:t>
              </w:r>
            </w:ins>
          </w:p>
        </w:tc>
      </w:tr>
      <w:tr w:rsidR="00FA4CCF" w14:paraId="38F7A1D4" w14:textId="77777777" w:rsidTr="003A140B">
        <w:trPr>
          <w:trHeight w:val="288"/>
          <w:jc w:val="center"/>
          <w:ins w:id="337" w:author="Daniel Ly" w:date="2025-09-29T10:58:00Z"/>
        </w:trPr>
        <w:tc>
          <w:tcPr>
            <w:tcW w:w="161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1F89777" w14:textId="77777777" w:rsidR="00FA4CCF" w:rsidRDefault="00FA4CCF" w:rsidP="003A140B">
            <w:pPr>
              <w:widowControl w:val="0"/>
              <w:spacing w:line="240" w:lineRule="auto"/>
              <w:rPr>
                <w:ins w:id="338" w:author="Daniel Ly" w:date="2025-09-29T10:58:00Z" w16du:dateUtc="2025-09-29T17:58:00Z"/>
                <w:rFonts w:ascii="Cambria" w:eastAsia="Cambria" w:hAnsi="Cambria" w:cs="Cambria"/>
                <w:b/>
                <w:sz w:val="20"/>
                <w:szCs w:val="20"/>
              </w:rPr>
            </w:pPr>
            <w:ins w:id="339" w:author="Daniel Ly" w:date="2025-09-29T10:58:00Z" w16du:dateUtc="2025-09-29T17:58:00Z">
              <w:r>
                <w:rPr>
                  <w:rFonts w:ascii="Cambria" w:eastAsia="Cambria" w:hAnsi="Cambria" w:cs="Cambria"/>
                  <w:b/>
                  <w:sz w:val="20"/>
                  <w:szCs w:val="20"/>
                </w:rPr>
                <w:t xml:space="preserve">Confidence Interval (95%)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8D7A618" w14:textId="77777777" w:rsidR="00FA4CCF" w:rsidRDefault="00FA4CCF" w:rsidP="003A140B">
            <w:pPr>
              <w:widowControl w:val="0"/>
              <w:spacing w:line="240" w:lineRule="auto"/>
              <w:jc w:val="center"/>
              <w:rPr>
                <w:ins w:id="340" w:author="Daniel Ly" w:date="2025-09-29T10:58:00Z" w16du:dateUtc="2025-09-29T17:58:00Z"/>
                <w:rFonts w:ascii="Cambria" w:eastAsia="Cambria" w:hAnsi="Cambria" w:cs="Cambria"/>
                <w:sz w:val="20"/>
                <w:szCs w:val="20"/>
              </w:rPr>
            </w:pPr>
            <w:ins w:id="341" w:author="Daniel Ly" w:date="2025-09-29T11:03:00Z" w16du:dateUtc="2025-09-29T18:03:00Z">
              <w:r>
                <w:rPr>
                  <w:rFonts w:ascii="Cambria" w:eastAsia="Cambria" w:hAnsi="Cambria" w:cs="Cambria"/>
                  <w:sz w:val="20"/>
                  <w:szCs w:val="20"/>
                </w:rPr>
                <w:t xml:space="preserve">{{ </w:t>
              </w:r>
            </w:ins>
            <w:r>
              <w:rPr>
                <w:rFonts w:ascii="Cambria" w:eastAsia="Cambria" w:hAnsi="Cambria" w:cs="Cambria"/>
                <w:sz w:val="20"/>
                <w:szCs w:val="20"/>
              </w:rPr>
              <w:t>cas_planning_ci</w:t>
            </w:r>
            <w:ins w:id="342" w:author="Daniel Ly" w:date="2025-09-29T11:03:00Z" w16du:dateUtc="2025-09-29T18:03: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40BB5D8" w14:textId="77777777" w:rsidR="00FA4CCF" w:rsidRDefault="00FA4CCF" w:rsidP="003A140B">
            <w:pPr>
              <w:widowControl w:val="0"/>
              <w:spacing w:line="240" w:lineRule="auto"/>
              <w:jc w:val="center"/>
              <w:rPr>
                <w:ins w:id="343" w:author="Daniel Ly" w:date="2025-09-29T10:58:00Z" w16du:dateUtc="2025-09-29T17:58:00Z"/>
                <w:rFonts w:ascii="Cambria" w:eastAsia="Cambria" w:hAnsi="Cambria" w:cs="Cambria"/>
                <w:sz w:val="20"/>
                <w:szCs w:val="20"/>
              </w:rPr>
            </w:pPr>
            <w:ins w:id="344" w:author="Daniel Ly" w:date="2025-09-29T11:04:00Z" w16du:dateUtc="2025-09-29T18:04:00Z">
              <w:r>
                <w:rPr>
                  <w:rFonts w:ascii="Cambria" w:eastAsia="Cambria" w:hAnsi="Cambria" w:cs="Cambria"/>
                  <w:sz w:val="20"/>
                  <w:szCs w:val="20"/>
                </w:rPr>
                <w:t xml:space="preserve">{{ </w:t>
              </w:r>
            </w:ins>
            <w:r>
              <w:rPr>
                <w:rFonts w:ascii="Cambria" w:eastAsia="Cambria" w:hAnsi="Cambria" w:cs="Cambria"/>
                <w:sz w:val="20"/>
                <w:szCs w:val="20"/>
              </w:rPr>
              <w:t>cas_simultaneous_ci</w:t>
            </w:r>
            <w:ins w:id="345" w:author="Daniel Ly" w:date="2025-09-29T11:04:00Z" w16du:dateUtc="2025-09-29T18:04: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04BF21D" w14:textId="77777777" w:rsidR="00FA4CCF" w:rsidRDefault="00FA4CCF" w:rsidP="003A140B">
            <w:pPr>
              <w:widowControl w:val="0"/>
              <w:spacing w:line="240" w:lineRule="auto"/>
              <w:jc w:val="center"/>
              <w:rPr>
                <w:ins w:id="346" w:author="Daniel Ly" w:date="2025-09-29T10:58:00Z" w16du:dateUtc="2025-09-29T17:58:00Z"/>
                <w:rFonts w:ascii="Cambria" w:eastAsia="Cambria" w:hAnsi="Cambria" w:cs="Cambria"/>
                <w:sz w:val="20"/>
                <w:szCs w:val="20"/>
              </w:rPr>
            </w:pPr>
            <w:ins w:id="347" w:author="Daniel Ly" w:date="2025-09-29T11:05:00Z" w16du:dateUtc="2025-09-29T18:05:00Z">
              <w:r>
                <w:rPr>
                  <w:rFonts w:ascii="Cambria" w:eastAsia="Cambria" w:hAnsi="Cambria" w:cs="Cambria"/>
                  <w:sz w:val="20"/>
                  <w:szCs w:val="20"/>
                </w:rPr>
                <w:t xml:space="preserve">{{ </w:t>
              </w:r>
            </w:ins>
            <w:r>
              <w:rPr>
                <w:rFonts w:ascii="Cambria" w:eastAsia="Cambria" w:hAnsi="Cambria" w:cs="Cambria"/>
                <w:sz w:val="20"/>
                <w:szCs w:val="20"/>
              </w:rPr>
              <w:t>cas_attention_ci</w:t>
            </w:r>
            <w:ins w:id="348" w:author="Daniel Ly" w:date="2025-09-29T11:05:00Z" w16du:dateUtc="2025-09-29T18:05: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C9429CA" w14:textId="77777777" w:rsidR="00FA4CCF" w:rsidRDefault="00FA4CCF" w:rsidP="003A140B">
            <w:pPr>
              <w:widowControl w:val="0"/>
              <w:spacing w:line="240" w:lineRule="auto"/>
              <w:jc w:val="center"/>
              <w:rPr>
                <w:ins w:id="349" w:author="Daniel Ly" w:date="2025-09-29T10:58:00Z" w16du:dateUtc="2025-09-29T17:58:00Z"/>
                <w:rFonts w:ascii="Cambria" w:eastAsia="Cambria" w:hAnsi="Cambria" w:cs="Cambria"/>
                <w:sz w:val="20"/>
                <w:szCs w:val="20"/>
              </w:rPr>
            </w:pPr>
            <w:ins w:id="350" w:author="Daniel Ly" w:date="2025-09-29T11:06:00Z" w16du:dateUtc="2025-09-29T18:06:00Z">
              <w:r>
                <w:rPr>
                  <w:rFonts w:ascii="Cambria" w:eastAsia="Cambria" w:hAnsi="Cambria" w:cs="Cambria"/>
                  <w:sz w:val="20"/>
                  <w:szCs w:val="20"/>
                </w:rPr>
                <w:t xml:space="preserve">{{ </w:t>
              </w:r>
            </w:ins>
            <w:r>
              <w:rPr>
                <w:rFonts w:ascii="Cambria" w:eastAsia="Cambria" w:hAnsi="Cambria" w:cs="Cambria"/>
                <w:sz w:val="20"/>
                <w:szCs w:val="20"/>
              </w:rPr>
              <w:t>cas_successive_ci</w:t>
            </w:r>
            <w:ins w:id="351" w:author="Daniel Ly" w:date="2025-09-29T11:06:00Z" w16du:dateUtc="2025-09-29T18:06: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B13E98C" w14:textId="77777777" w:rsidR="00FA4CCF" w:rsidRDefault="00FA4CCF" w:rsidP="003A140B">
            <w:pPr>
              <w:widowControl w:val="0"/>
              <w:spacing w:line="240" w:lineRule="auto"/>
              <w:jc w:val="center"/>
              <w:rPr>
                <w:ins w:id="352" w:author="Daniel Ly" w:date="2025-09-29T10:58:00Z" w16du:dateUtc="2025-09-29T17:58:00Z"/>
                <w:rFonts w:ascii="Cambria" w:eastAsia="Cambria" w:hAnsi="Cambria" w:cs="Cambria"/>
                <w:sz w:val="20"/>
                <w:szCs w:val="20"/>
              </w:rPr>
            </w:pPr>
            <w:ins w:id="353" w:author="Daniel Ly" w:date="2025-09-29T11:07:00Z" w16du:dateUtc="2025-09-29T18:07:00Z">
              <w:r>
                <w:rPr>
                  <w:rFonts w:ascii="Cambria" w:eastAsia="Cambria" w:hAnsi="Cambria" w:cs="Cambria"/>
                  <w:sz w:val="20"/>
                  <w:szCs w:val="20"/>
                </w:rPr>
                <w:t xml:space="preserve">{{ </w:t>
              </w:r>
            </w:ins>
            <w:ins w:id="354" w:author="Daniel Ly" w:date="2025-09-29T11:11:00Z" w16du:dateUtc="2025-09-29T18:11:00Z">
              <w:r>
                <w:rPr>
                  <w:rFonts w:ascii="Cambria" w:eastAsia="Cambria" w:hAnsi="Cambria" w:cs="Cambria"/>
                  <w:sz w:val="20"/>
                  <w:szCs w:val="20"/>
                </w:rPr>
                <w:t>cas_</w:t>
              </w:r>
            </w:ins>
            <w:ins w:id="355" w:author="Daniel Ly" w:date="2025-09-29T11:07:00Z" w16du:dateUtc="2025-09-29T18:07:00Z">
              <w:r>
                <w:rPr>
                  <w:rFonts w:ascii="Cambria" w:eastAsia="Cambria" w:hAnsi="Cambria" w:cs="Cambria"/>
                  <w:sz w:val="20"/>
                  <w:szCs w:val="20"/>
                </w:rPr>
                <w:t>fs</w:t>
              </w:r>
            </w:ins>
            <w:ins w:id="356" w:author="Daniel Ly" w:date="2025-09-29T11:11:00Z" w16du:dateUtc="2025-09-29T18:11:00Z">
              <w:r>
                <w:rPr>
                  <w:rFonts w:ascii="Cambria" w:eastAsia="Cambria" w:hAnsi="Cambria" w:cs="Cambria"/>
                  <w:sz w:val="20"/>
                  <w:szCs w:val="20"/>
                </w:rPr>
                <w:t>iq</w:t>
              </w:r>
            </w:ins>
            <w:ins w:id="357" w:author="Daniel Ly" w:date="2025-09-29T11:07:00Z" w16du:dateUtc="2025-09-29T18:07:00Z">
              <w:r>
                <w:rPr>
                  <w:rFonts w:ascii="Cambria" w:eastAsia="Cambria" w:hAnsi="Cambria" w:cs="Cambria"/>
                  <w:sz w:val="20"/>
                  <w:szCs w:val="20"/>
                </w:rPr>
                <w:t>_ci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5F37E6B" w14:textId="77777777" w:rsidR="00FA4CCF" w:rsidRDefault="00FA4CCF" w:rsidP="003A140B">
            <w:pPr>
              <w:widowControl w:val="0"/>
              <w:spacing w:line="240" w:lineRule="auto"/>
              <w:jc w:val="center"/>
              <w:rPr>
                <w:ins w:id="358" w:author="Daniel Ly" w:date="2025-09-29T10:58:00Z" w16du:dateUtc="2025-09-29T17:58:00Z"/>
                <w:rFonts w:ascii="Cambria" w:eastAsia="Cambria" w:hAnsi="Cambria" w:cs="Cambria"/>
                <w:sz w:val="20"/>
                <w:szCs w:val="20"/>
              </w:rPr>
            </w:pPr>
            <w:ins w:id="359" w:author="Daniel Ly" w:date="2025-09-29T11:08:00Z" w16du:dateUtc="2025-09-29T18:08:00Z">
              <w:r>
                <w:rPr>
                  <w:rFonts w:ascii="Cambria" w:eastAsia="Cambria" w:hAnsi="Cambria" w:cs="Cambria"/>
                  <w:sz w:val="20"/>
                  <w:szCs w:val="20"/>
                </w:rPr>
                <w:t xml:space="preserve">{{ </w:t>
              </w:r>
            </w:ins>
            <w:r>
              <w:rPr>
                <w:rFonts w:ascii="Cambria" w:eastAsia="Cambria" w:hAnsi="Cambria" w:cs="Cambria"/>
                <w:sz w:val="20"/>
                <w:szCs w:val="20"/>
              </w:rPr>
              <w:t>cas_efwwm_ci</w:t>
            </w:r>
            <w:ins w:id="360" w:author="Daniel Ly" w:date="2025-09-29T11:08:00Z" w16du:dateUtc="2025-09-29T18:0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945B18C" w14:textId="77777777" w:rsidR="00FA4CCF" w:rsidRDefault="00FA4CCF" w:rsidP="003A140B">
            <w:pPr>
              <w:widowControl w:val="0"/>
              <w:spacing w:line="240" w:lineRule="auto"/>
              <w:jc w:val="center"/>
              <w:rPr>
                <w:ins w:id="361" w:author="Daniel Ly" w:date="2025-09-29T10:58:00Z" w16du:dateUtc="2025-09-29T17:58:00Z"/>
                <w:rFonts w:ascii="Cambria" w:eastAsia="Cambria" w:hAnsi="Cambria" w:cs="Cambria"/>
                <w:sz w:val="20"/>
                <w:szCs w:val="20"/>
              </w:rPr>
            </w:pPr>
            <w:ins w:id="362" w:author="Daniel Ly" w:date="2025-09-29T11:08:00Z" w16du:dateUtc="2025-09-29T18:08:00Z">
              <w:r>
                <w:rPr>
                  <w:rFonts w:ascii="Cambria" w:eastAsia="Cambria" w:hAnsi="Cambria" w:cs="Cambria"/>
                  <w:sz w:val="20"/>
                  <w:szCs w:val="20"/>
                </w:rPr>
                <w:t xml:space="preserve">{{ </w:t>
              </w:r>
            </w:ins>
            <w:r>
              <w:rPr>
                <w:rFonts w:ascii="Cambria" w:eastAsia="Cambria" w:hAnsi="Cambria" w:cs="Cambria"/>
                <w:sz w:val="20"/>
                <w:szCs w:val="20"/>
              </w:rPr>
              <w:t>cas_efwowm_ci</w:t>
            </w:r>
            <w:ins w:id="363" w:author="Daniel Ly" w:date="2025-09-29T11:08:00Z" w16du:dateUtc="2025-09-29T18:0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1B95088" w14:textId="77777777" w:rsidR="00FA4CCF" w:rsidRDefault="00FA4CCF" w:rsidP="003A140B">
            <w:pPr>
              <w:widowControl w:val="0"/>
              <w:spacing w:line="240" w:lineRule="auto"/>
              <w:jc w:val="center"/>
              <w:rPr>
                <w:ins w:id="364" w:author="Daniel Ly" w:date="2025-09-29T10:58:00Z" w16du:dateUtc="2025-09-29T17:58:00Z"/>
                <w:rFonts w:ascii="Cambria" w:eastAsia="Cambria" w:hAnsi="Cambria" w:cs="Cambria"/>
                <w:sz w:val="20"/>
                <w:szCs w:val="20"/>
              </w:rPr>
            </w:pPr>
            <w:ins w:id="365" w:author="Daniel Ly" w:date="2025-09-29T11:09:00Z" w16du:dateUtc="2025-09-29T18:09:00Z">
              <w:r>
                <w:rPr>
                  <w:rFonts w:ascii="Cambria" w:eastAsia="Cambria" w:hAnsi="Cambria" w:cs="Cambria"/>
                  <w:sz w:val="20"/>
                  <w:szCs w:val="20"/>
                </w:rPr>
                <w:t xml:space="preserve">{{ </w:t>
              </w:r>
            </w:ins>
            <w:r>
              <w:rPr>
                <w:rFonts w:ascii="Cambria" w:eastAsia="Cambria" w:hAnsi="Cambria" w:cs="Cambria"/>
                <w:sz w:val="20"/>
                <w:szCs w:val="20"/>
              </w:rPr>
              <w:t>cas_</w:t>
            </w:r>
            <w:ins w:id="366" w:author="Daniel Ly" w:date="2025-09-29T11:09:00Z" w16du:dateUtc="2025-09-29T18:09:00Z">
              <w:r>
                <w:rPr>
                  <w:rFonts w:ascii="Cambria" w:eastAsia="Cambria" w:hAnsi="Cambria" w:cs="Cambria"/>
                  <w:sz w:val="20"/>
                  <w:szCs w:val="20"/>
                </w:rPr>
                <w:t>wm_</w:t>
              </w:r>
            </w:ins>
            <w:ins w:id="367" w:author="Daniel Ly" w:date="2025-09-29T11:10:00Z" w16du:dateUtc="2025-09-29T18:10:00Z">
              <w:r>
                <w:rPr>
                  <w:rFonts w:ascii="Cambria" w:eastAsia="Cambria" w:hAnsi="Cambria" w:cs="Cambria"/>
                  <w:sz w:val="20"/>
                  <w:szCs w:val="20"/>
                </w:rPr>
                <w:t>ci</w:t>
              </w:r>
            </w:ins>
            <w:ins w:id="368" w:author="Daniel Ly" w:date="2025-09-29T11:09:00Z" w16du:dateUtc="2025-09-29T18:09: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D5330DF" w14:textId="77777777" w:rsidR="00FA4CCF" w:rsidRDefault="00FA4CCF" w:rsidP="003A140B">
            <w:pPr>
              <w:widowControl w:val="0"/>
              <w:spacing w:line="240" w:lineRule="auto"/>
              <w:jc w:val="center"/>
              <w:rPr>
                <w:ins w:id="369" w:author="Daniel Ly" w:date="2025-09-29T10:58:00Z" w16du:dateUtc="2025-09-29T17:58:00Z"/>
                <w:rFonts w:ascii="Cambria" w:eastAsia="Cambria" w:hAnsi="Cambria" w:cs="Cambria"/>
                <w:sz w:val="20"/>
                <w:szCs w:val="20"/>
              </w:rPr>
            </w:pPr>
            <w:ins w:id="370"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371" w:author="Daniel Ly" w:date="2025-09-29T11:10:00Z" w16du:dateUtc="2025-09-29T18:10:00Z">
              <w:r>
                <w:rPr>
                  <w:rFonts w:ascii="Cambria" w:eastAsia="Cambria" w:hAnsi="Cambria" w:cs="Cambria"/>
                  <w:sz w:val="20"/>
                  <w:szCs w:val="20"/>
                </w:rPr>
                <w:t>vc_ci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B86AF16" w14:textId="77777777" w:rsidR="00FA4CCF" w:rsidRDefault="00FA4CCF" w:rsidP="003A140B">
            <w:pPr>
              <w:widowControl w:val="0"/>
              <w:spacing w:line="240" w:lineRule="auto"/>
              <w:jc w:val="center"/>
              <w:rPr>
                <w:ins w:id="372" w:author="Daniel Ly" w:date="2025-09-29T10:58:00Z" w16du:dateUtc="2025-09-29T17:58:00Z"/>
                <w:rFonts w:ascii="Cambria" w:eastAsia="Cambria" w:hAnsi="Cambria" w:cs="Cambria"/>
                <w:sz w:val="20"/>
                <w:szCs w:val="20"/>
              </w:rPr>
            </w:pPr>
            <w:ins w:id="373"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374" w:author="Daniel Ly" w:date="2025-09-29T11:10:00Z" w16du:dateUtc="2025-09-29T18:10:00Z">
              <w:r>
                <w:rPr>
                  <w:rFonts w:ascii="Cambria" w:eastAsia="Cambria" w:hAnsi="Cambria" w:cs="Cambria"/>
                  <w:sz w:val="20"/>
                  <w:szCs w:val="20"/>
                </w:rPr>
                <w:t>nvc_ci }}</w:t>
              </w:r>
            </w:ins>
          </w:p>
        </w:tc>
      </w:tr>
      <w:tr w:rsidR="00FA4CCF" w14:paraId="3EA33AD0" w14:textId="77777777" w:rsidTr="003A140B">
        <w:trPr>
          <w:trHeight w:val="288"/>
          <w:jc w:val="center"/>
          <w:ins w:id="375" w:author="Daniel Ly" w:date="2025-09-29T10:58:00Z"/>
        </w:trPr>
        <w:tc>
          <w:tcPr>
            <w:tcW w:w="1610"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0F081CC2" w14:textId="77777777" w:rsidR="00FA4CCF" w:rsidRDefault="00FA4CCF" w:rsidP="003A140B">
            <w:pPr>
              <w:widowControl w:val="0"/>
              <w:spacing w:line="240" w:lineRule="auto"/>
              <w:rPr>
                <w:ins w:id="376" w:author="Daniel Ly" w:date="2025-09-29T10:58:00Z" w16du:dateUtc="2025-09-29T17:58:00Z"/>
                <w:rFonts w:ascii="Cambria" w:eastAsia="Cambria" w:hAnsi="Cambria" w:cs="Cambria"/>
                <w:b/>
                <w:sz w:val="20"/>
                <w:szCs w:val="20"/>
              </w:rPr>
            </w:pPr>
            <w:ins w:id="377" w:author="Daniel Ly" w:date="2025-09-29T10:58:00Z" w16du:dateUtc="2025-09-29T17:58:00Z">
              <w:r>
                <w:rPr>
                  <w:rFonts w:ascii="Cambria" w:eastAsia="Cambria" w:hAnsi="Cambria" w:cs="Cambria"/>
                  <w:b/>
                  <w:sz w:val="20"/>
                  <w:szCs w:val="20"/>
                </w:rPr>
                <w:t>Descriptive Term</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543F0AE" w14:textId="77777777" w:rsidR="00FA4CCF" w:rsidRDefault="00FA4CCF" w:rsidP="003A140B">
            <w:pPr>
              <w:widowControl w:val="0"/>
              <w:spacing w:line="240" w:lineRule="auto"/>
              <w:jc w:val="center"/>
              <w:rPr>
                <w:ins w:id="378" w:author="Daniel Ly" w:date="2025-09-29T10:58:00Z" w16du:dateUtc="2025-09-29T17:58:00Z"/>
                <w:rFonts w:ascii="Cambria" w:eastAsia="Cambria" w:hAnsi="Cambria" w:cs="Cambria"/>
                <w:sz w:val="20"/>
                <w:szCs w:val="20"/>
              </w:rPr>
            </w:pPr>
            <w:ins w:id="379" w:author="Daniel Ly" w:date="2025-09-29T11:03:00Z" w16du:dateUtc="2025-09-29T18:03:00Z">
              <w:r>
                <w:rPr>
                  <w:rFonts w:ascii="Cambria" w:eastAsia="Cambria" w:hAnsi="Cambria" w:cs="Cambria"/>
                  <w:sz w:val="20"/>
                  <w:szCs w:val="20"/>
                </w:rPr>
                <w:t xml:space="preserve">{{ </w:t>
              </w:r>
            </w:ins>
            <w:r>
              <w:rPr>
                <w:rFonts w:ascii="Cambria" w:eastAsia="Cambria" w:hAnsi="Cambria" w:cs="Cambria"/>
                <w:sz w:val="20"/>
                <w:szCs w:val="20"/>
              </w:rPr>
              <w:t>cas_planning_sl</w:t>
            </w:r>
            <w:ins w:id="380" w:author="Daniel Ly" w:date="2025-09-29T11:03:00Z" w16du:dateUtc="2025-09-29T18:03: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A751182" w14:textId="77777777" w:rsidR="00FA4CCF" w:rsidRDefault="00FA4CCF" w:rsidP="003A140B">
            <w:pPr>
              <w:widowControl w:val="0"/>
              <w:spacing w:line="240" w:lineRule="auto"/>
              <w:jc w:val="center"/>
              <w:rPr>
                <w:ins w:id="381" w:author="Daniel Ly" w:date="2025-09-29T10:58:00Z" w16du:dateUtc="2025-09-29T17:58:00Z"/>
                <w:rFonts w:ascii="Cambria" w:eastAsia="Cambria" w:hAnsi="Cambria" w:cs="Cambria"/>
                <w:sz w:val="20"/>
                <w:szCs w:val="20"/>
              </w:rPr>
            </w:pPr>
            <w:ins w:id="382" w:author="Daniel Ly" w:date="2025-09-29T11:04:00Z" w16du:dateUtc="2025-09-29T18:04:00Z">
              <w:r>
                <w:rPr>
                  <w:rFonts w:ascii="Cambria" w:eastAsia="Cambria" w:hAnsi="Cambria" w:cs="Cambria"/>
                  <w:sz w:val="20"/>
                  <w:szCs w:val="20"/>
                </w:rPr>
                <w:t xml:space="preserve">{{ </w:t>
              </w:r>
            </w:ins>
            <w:r>
              <w:rPr>
                <w:rFonts w:ascii="Cambria" w:eastAsia="Cambria" w:hAnsi="Cambria" w:cs="Cambria"/>
                <w:sz w:val="20"/>
                <w:szCs w:val="20"/>
              </w:rPr>
              <w:t>cas_simultaneous_sl</w:t>
            </w:r>
            <w:ins w:id="383" w:author="Daniel Ly" w:date="2025-09-29T11:04:00Z" w16du:dateUtc="2025-09-29T18:04: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82DA14F" w14:textId="77777777" w:rsidR="00FA4CCF" w:rsidRDefault="00FA4CCF" w:rsidP="003A140B">
            <w:pPr>
              <w:widowControl w:val="0"/>
              <w:spacing w:line="240" w:lineRule="auto"/>
              <w:jc w:val="center"/>
              <w:rPr>
                <w:ins w:id="384" w:author="Daniel Ly" w:date="2025-09-29T10:58:00Z" w16du:dateUtc="2025-09-29T17:58:00Z"/>
                <w:rFonts w:ascii="Cambria" w:eastAsia="Cambria" w:hAnsi="Cambria" w:cs="Cambria"/>
                <w:sz w:val="20"/>
                <w:szCs w:val="20"/>
              </w:rPr>
            </w:pPr>
            <w:ins w:id="385" w:author="Daniel Ly" w:date="2025-09-29T11:05:00Z" w16du:dateUtc="2025-09-29T18:05:00Z">
              <w:r>
                <w:rPr>
                  <w:rFonts w:ascii="Cambria" w:eastAsia="Cambria" w:hAnsi="Cambria" w:cs="Cambria"/>
                  <w:sz w:val="20"/>
                  <w:szCs w:val="20"/>
                </w:rPr>
                <w:t xml:space="preserve">{{ </w:t>
              </w:r>
            </w:ins>
            <w:r>
              <w:rPr>
                <w:rFonts w:ascii="Cambria" w:eastAsia="Cambria" w:hAnsi="Cambria" w:cs="Cambria"/>
                <w:sz w:val="20"/>
                <w:szCs w:val="20"/>
              </w:rPr>
              <w:t>cas_attention_sl</w:t>
            </w:r>
            <w:ins w:id="386" w:author="Daniel Ly" w:date="2025-09-29T11:05:00Z" w16du:dateUtc="2025-09-29T18:05: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99241EB" w14:textId="77777777" w:rsidR="00FA4CCF" w:rsidRDefault="00FA4CCF" w:rsidP="003A140B">
            <w:pPr>
              <w:widowControl w:val="0"/>
              <w:spacing w:line="240" w:lineRule="auto"/>
              <w:jc w:val="center"/>
              <w:rPr>
                <w:ins w:id="387" w:author="Daniel Ly" w:date="2025-09-29T10:58:00Z" w16du:dateUtc="2025-09-29T17:58:00Z"/>
                <w:rFonts w:ascii="Cambria" w:eastAsia="Cambria" w:hAnsi="Cambria" w:cs="Cambria"/>
                <w:sz w:val="20"/>
                <w:szCs w:val="20"/>
              </w:rPr>
            </w:pPr>
            <w:ins w:id="388" w:author="Daniel Ly" w:date="2025-09-29T11:06:00Z" w16du:dateUtc="2025-09-29T18:06:00Z">
              <w:r>
                <w:rPr>
                  <w:rFonts w:ascii="Cambria" w:eastAsia="Cambria" w:hAnsi="Cambria" w:cs="Cambria"/>
                  <w:sz w:val="20"/>
                  <w:szCs w:val="20"/>
                </w:rPr>
                <w:t xml:space="preserve">{{ </w:t>
              </w:r>
            </w:ins>
            <w:r>
              <w:rPr>
                <w:rFonts w:ascii="Cambria" w:eastAsia="Cambria" w:hAnsi="Cambria" w:cs="Cambria"/>
                <w:sz w:val="20"/>
                <w:szCs w:val="20"/>
              </w:rPr>
              <w:t>cas_successive_sl</w:t>
            </w:r>
            <w:ins w:id="389" w:author="Daniel Ly" w:date="2025-09-29T11:06:00Z" w16du:dateUtc="2025-09-29T18:06: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AF7B5A1" w14:textId="77777777" w:rsidR="00FA4CCF" w:rsidRDefault="00FA4CCF" w:rsidP="003A140B">
            <w:pPr>
              <w:widowControl w:val="0"/>
              <w:spacing w:line="240" w:lineRule="auto"/>
              <w:jc w:val="center"/>
              <w:rPr>
                <w:ins w:id="390" w:author="Daniel Ly" w:date="2025-09-29T10:58:00Z" w16du:dateUtc="2025-09-29T17:58:00Z"/>
                <w:rFonts w:ascii="Cambria" w:eastAsia="Cambria" w:hAnsi="Cambria" w:cs="Cambria"/>
                <w:sz w:val="20"/>
                <w:szCs w:val="20"/>
              </w:rPr>
            </w:pPr>
            <w:ins w:id="391" w:author="Daniel Ly" w:date="2025-09-29T11:07:00Z" w16du:dateUtc="2025-09-29T18:07:00Z">
              <w:r>
                <w:rPr>
                  <w:rFonts w:ascii="Cambria" w:eastAsia="Cambria" w:hAnsi="Cambria" w:cs="Cambria"/>
                  <w:sz w:val="20"/>
                  <w:szCs w:val="20"/>
                </w:rPr>
                <w:t xml:space="preserve">{{ </w:t>
              </w:r>
            </w:ins>
            <w:ins w:id="392" w:author="Daniel Ly" w:date="2025-09-29T11:11:00Z" w16du:dateUtc="2025-09-29T18:11:00Z">
              <w:r>
                <w:rPr>
                  <w:rFonts w:ascii="Cambria" w:eastAsia="Cambria" w:hAnsi="Cambria" w:cs="Cambria"/>
                  <w:sz w:val="20"/>
                  <w:szCs w:val="20"/>
                </w:rPr>
                <w:t>cas_</w:t>
              </w:r>
            </w:ins>
            <w:ins w:id="393" w:author="Daniel Ly" w:date="2025-09-29T11:07:00Z" w16du:dateUtc="2025-09-29T18:07:00Z">
              <w:r>
                <w:rPr>
                  <w:rFonts w:ascii="Cambria" w:eastAsia="Cambria" w:hAnsi="Cambria" w:cs="Cambria"/>
                  <w:sz w:val="20"/>
                  <w:szCs w:val="20"/>
                </w:rPr>
                <w:t>fs</w:t>
              </w:r>
            </w:ins>
            <w:ins w:id="394" w:author="Daniel Ly" w:date="2025-09-29T11:11:00Z" w16du:dateUtc="2025-09-29T18:11:00Z">
              <w:r>
                <w:rPr>
                  <w:rFonts w:ascii="Cambria" w:eastAsia="Cambria" w:hAnsi="Cambria" w:cs="Cambria"/>
                  <w:sz w:val="20"/>
                  <w:szCs w:val="20"/>
                </w:rPr>
                <w:t>iq</w:t>
              </w:r>
            </w:ins>
            <w:ins w:id="395" w:author="Daniel Ly" w:date="2025-09-29T11:07:00Z" w16du:dateUtc="2025-09-29T18:07:00Z">
              <w:r>
                <w:rPr>
                  <w:rFonts w:ascii="Cambria" w:eastAsia="Cambria" w:hAnsi="Cambria" w:cs="Cambria"/>
                  <w:sz w:val="20"/>
                  <w:szCs w:val="20"/>
                </w:rPr>
                <w:t>_sl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BFFB27C" w14:textId="77777777" w:rsidR="00FA4CCF" w:rsidRDefault="00FA4CCF" w:rsidP="003A140B">
            <w:pPr>
              <w:widowControl w:val="0"/>
              <w:spacing w:line="240" w:lineRule="auto"/>
              <w:jc w:val="center"/>
              <w:rPr>
                <w:ins w:id="396" w:author="Daniel Ly" w:date="2025-09-29T10:58:00Z" w16du:dateUtc="2025-09-29T17:58:00Z"/>
                <w:rFonts w:ascii="Cambria" w:eastAsia="Cambria" w:hAnsi="Cambria" w:cs="Cambria"/>
                <w:sz w:val="20"/>
                <w:szCs w:val="20"/>
              </w:rPr>
            </w:pPr>
            <w:ins w:id="397" w:author="Daniel Ly" w:date="2025-09-29T11:08:00Z" w16du:dateUtc="2025-09-29T18:08:00Z">
              <w:r>
                <w:rPr>
                  <w:rFonts w:ascii="Cambria" w:eastAsia="Cambria" w:hAnsi="Cambria" w:cs="Cambria"/>
                  <w:sz w:val="20"/>
                  <w:szCs w:val="20"/>
                </w:rPr>
                <w:t xml:space="preserve">{{ </w:t>
              </w:r>
            </w:ins>
            <w:r>
              <w:rPr>
                <w:rFonts w:ascii="Cambria" w:eastAsia="Cambria" w:hAnsi="Cambria" w:cs="Cambria"/>
                <w:sz w:val="20"/>
                <w:szCs w:val="20"/>
              </w:rPr>
              <w:t>cas_efwwm_sl</w:t>
            </w:r>
            <w:ins w:id="398" w:author="Daniel Ly" w:date="2025-09-29T11:08:00Z" w16du:dateUtc="2025-09-29T18:0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B6F2673" w14:textId="77777777" w:rsidR="00FA4CCF" w:rsidRDefault="00FA4CCF" w:rsidP="003A140B">
            <w:pPr>
              <w:widowControl w:val="0"/>
              <w:spacing w:line="240" w:lineRule="auto"/>
              <w:jc w:val="center"/>
              <w:rPr>
                <w:ins w:id="399" w:author="Daniel Ly" w:date="2025-09-29T10:58:00Z" w16du:dateUtc="2025-09-29T17:58:00Z"/>
                <w:rFonts w:ascii="Cambria" w:eastAsia="Cambria" w:hAnsi="Cambria" w:cs="Cambria"/>
                <w:sz w:val="20"/>
                <w:szCs w:val="20"/>
              </w:rPr>
            </w:pPr>
            <w:ins w:id="400" w:author="Daniel Ly" w:date="2025-09-29T11:08:00Z" w16du:dateUtc="2025-09-29T18:08:00Z">
              <w:r>
                <w:rPr>
                  <w:rFonts w:ascii="Cambria" w:eastAsia="Cambria" w:hAnsi="Cambria" w:cs="Cambria"/>
                  <w:sz w:val="20"/>
                  <w:szCs w:val="20"/>
                </w:rPr>
                <w:t xml:space="preserve">{{ </w:t>
              </w:r>
            </w:ins>
            <w:r>
              <w:rPr>
                <w:rFonts w:ascii="Cambria" w:eastAsia="Cambria" w:hAnsi="Cambria" w:cs="Cambria"/>
                <w:sz w:val="20"/>
                <w:szCs w:val="20"/>
              </w:rPr>
              <w:t>cas_efwowm_sl</w:t>
            </w:r>
            <w:ins w:id="401" w:author="Daniel Ly" w:date="2025-09-29T11:08:00Z" w16du:dateUtc="2025-09-29T18:08:00Z">
              <w:r>
                <w:rPr>
                  <w:rFonts w:ascii="Cambria" w:eastAsia="Cambria" w:hAnsi="Cambria" w:cs="Cambria"/>
                  <w:sz w:val="20"/>
                  <w:szCs w:val="20"/>
                </w:rPr>
                <w:t xml:space="preserve">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222D6BB" w14:textId="77777777" w:rsidR="00FA4CCF" w:rsidRDefault="00FA4CCF" w:rsidP="003A140B">
            <w:pPr>
              <w:widowControl w:val="0"/>
              <w:spacing w:line="240" w:lineRule="auto"/>
              <w:jc w:val="center"/>
              <w:rPr>
                <w:ins w:id="402" w:author="Daniel Ly" w:date="2025-09-29T10:58:00Z" w16du:dateUtc="2025-09-29T17:58:00Z"/>
                <w:rFonts w:ascii="Cambria" w:eastAsia="Cambria" w:hAnsi="Cambria" w:cs="Cambria"/>
                <w:sz w:val="20"/>
                <w:szCs w:val="20"/>
              </w:rPr>
            </w:pPr>
            <w:ins w:id="403"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404" w:author="Daniel Ly" w:date="2025-09-29T11:10:00Z" w16du:dateUtc="2025-09-29T18:10:00Z">
              <w:r>
                <w:rPr>
                  <w:rFonts w:ascii="Cambria" w:eastAsia="Cambria" w:hAnsi="Cambria" w:cs="Cambria"/>
                  <w:sz w:val="20"/>
                  <w:szCs w:val="20"/>
                </w:rPr>
                <w:t>wm_sl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D948C50" w14:textId="77777777" w:rsidR="00FA4CCF" w:rsidRDefault="00FA4CCF" w:rsidP="003A140B">
            <w:pPr>
              <w:widowControl w:val="0"/>
              <w:spacing w:line="240" w:lineRule="auto"/>
              <w:jc w:val="center"/>
              <w:rPr>
                <w:ins w:id="405" w:author="Daniel Ly" w:date="2025-09-29T10:58:00Z" w16du:dateUtc="2025-09-29T17:58:00Z"/>
                <w:rFonts w:ascii="Cambria" w:eastAsia="Cambria" w:hAnsi="Cambria" w:cs="Cambria"/>
                <w:sz w:val="20"/>
                <w:szCs w:val="20"/>
              </w:rPr>
            </w:pPr>
            <w:ins w:id="406"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407" w:author="Daniel Ly" w:date="2025-09-29T11:10:00Z" w16du:dateUtc="2025-09-29T18:10:00Z">
              <w:r>
                <w:rPr>
                  <w:rFonts w:ascii="Cambria" w:eastAsia="Cambria" w:hAnsi="Cambria" w:cs="Cambria"/>
                  <w:sz w:val="20"/>
                  <w:szCs w:val="20"/>
                </w:rPr>
                <w:t>vc_sl }}</w:t>
              </w:r>
            </w:ins>
          </w:p>
        </w:tc>
        <w:tc>
          <w:tcPr>
            <w:tcW w:w="10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6D7C4BC" w14:textId="77777777" w:rsidR="00FA4CCF" w:rsidRDefault="00FA4CCF" w:rsidP="003A140B">
            <w:pPr>
              <w:widowControl w:val="0"/>
              <w:spacing w:line="240" w:lineRule="auto"/>
              <w:jc w:val="center"/>
              <w:rPr>
                <w:ins w:id="408" w:author="Daniel Ly" w:date="2025-09-29T10:58:00Z" w16du:dateUtc="2025-09-29T17:58:00Z"/>
                <w:rFonts w:ascii="Cambria" w:eastAsia="Cambria" w:hAnsi="Cambria" w:cs="Cambria"/>
                <w:sz w:val="20"/>
                <w:szCs w:val="20"/>
              </w:rPr>
            </w:pPr>
            <w:ins w:id="409" w:author="Daniel Ly" w:date="2025-09-29T11:10:00Z" w16du:dateUtc="2025-09-29T18:10:00Z">
              <w:r>
                <w:rPr>
                  <w:rFonts w:ascii="Cambria" w:eastAsia="Cambria" w:hAnsi="Cambria" w:cs="Cambria"/>
                  <w:sz w:val="20"/>
                  <w:szCs w:val="20"/>
                </w:rPr>
                <w:t xml:space="preserve">{{ </w:t>
              </w:r>
            </w:ins>
            <w:r>
              <w:rPr>
                <w:rFonts w:ascii="Cambria" w:eastAsia="Cambria" w:hAnsi="Cambria" w:cs="Cambria"/>
                <w:sz w:val="20"/>
                <w:szCs w:val="20"/>
              </w:rPr>
              <w:t>cas_</w:t>
            </w:r>
            <w:ins w:id="410" w:author="Daniel Ly" w:date="2025-09-29T11:10:00Z" w16du:dateUtc="2025-09-29T18:10:00Z">
              <w:r>
                <w:rPr>
                  <w:rFonts w:ascii="Cambria" w:eastAsia="Cambria" w:hAnsi="Cambria" w:cs="Cambria"/>
                  <w:sz w:val="20"/>
                  <w:szCs w:val="20"/>
                </w:rPr>
                <w:t>nvc_sl }}</w:t>
              </w:r>
            </w:ins>
          </w:p>
        </w:tc>
      </w:tr>
    </w:tbl>
    <w:p w14:paraId="1714013A" w14:textId="77777777" w:rsidR="00FA4CCF" w:rsidRDefault="00FA4CCF" w:rsidP="00FA4CCF">
      <w:pPr>
        <w:spacing w:line="331" w:lineRule="auto"/>
        <w:ind w:right="-720"/>
        <w:rPr>
          <w:rFonts w:ascii="Cambria" w:eastAsia="Cambria" w:hAnsi="Cambria" w:cs="Cambria"/>
          <w:sz w:val="20"/>
          <w:szCs w:val="20"/>
        </w:rPr>
      </w:pPr>
    </w:p>
    <w:p w14:paraId="757FC25E"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Overall Cognitive Processing Ability: Cognitive, or mental, processes are foundational skills used in the act of thinking, remembering, and learning. These processes, along with other abilities and traits, combine to form an individual's general intellectual ability. Tests administered in the school environment do not capture every aspect of intelligence; however, these tests are useful in predicting how intense instruction needs to be in order for the individual to master academic content. The examinee's overall performance on the school-based measure of cognitive processing abilities falls within the </w:t>
      </w:r>
      <w:ins w:id="411" w:author="Daniel Ly" w:date="2025-09-29T11:07:00Z" w16du:dateUtc="2025-09-29T18:07:00Z">
        <w:r>
          <w:rPr>
            <w:rFonts w:ascii="Cambria" w:eastAsia="Cambria" w:hAnsi="Cambria" w:cs="Cambria"/>
            <w:sz w:val="20"/>
            <w:szCs w:val="20"/>
          </w:rPr>
          <w:t xml:space="preserve">{{ </w:t>
        </w:r>
      </w:ins>
      <w:ins w:id="412" w:author="Daniel Ly" w:date="2025-09-29T11:11:00Z" w16du:dateUtc="2025-09-29T18:11:00Z">
        <w:r>
          <w:rPr>
            <w:rFonts w:ascii="Cambria" w:eastAsia="Cambria" w:hAnsi="Cambria" w:cs="Cambria"/>
            <w:sz w:val="20"/>
            <w:szCs w:val="20"/>
          </w:rPr>
          <w:t>cas_</w:t>
        </w:r>
      </w:ins>
      <w:ins w:id="413" w:author="Daniel Ly" w:date="2025-09-29T11:07:00Z" w16du:dateUtc="2025-09-29T18:07:00Z">
        <w:r>
          <w:rPr>
            <w:rFonts w:ascii="Cambria" w:eastAsia="Cambria" w:hAnsi="Cambria" w:cs="Cambria"/>
            <w:sz w:val="20"/>
            <w:szCs w:val="20"/>
          </w:rPr>
          <w:t>fs</w:t>
        </w:r>
      </w:ins>
      <w:ins w:id="414" w:author="Daniel Ly" w:date="2025-09-29T11:11:00Z" w16du:dateUtc="2025-09-29T18:11:00Z">
        <w:r>
          <w:rPr>
            <w:rFonts w:ascii="Cambria" w:eastAsia="Cambria" w:hAnsi="Cambria" w:cs="Cambria"/>
            <w:sz w:val="20"/>
            <w:szCs w:val="20"/>
          </w:rPr>
          <w:t>iq</w:t>
        </w:r>
      </w:ins>
      <w:ins w:id="415" w:author="Daniel Ly" w:date="2025-09-29T11:07:00Z" w16du:dateUtc="2025-09-29T18:07:00Z">
        <w:r>
          <w:rPr>
            <w:rFonts w:ascii="Cambria" w:eastAsia="Cambria" w:hAnsi="Cambria" w:cs="Cambria"/>
            <w:sz w:val="20"/>
            <w:szCs w:val="20"/>
          </w:rPr>
          <w:t>_sl }}</w:t>
        </w:r>
      </w:ins>
      <w:r>
        <w:rPr>
          <w:rFonts w:ascii="Cambria" w:eastAsia="Cambria" w:hAnsi="Cambria" w:cs="Cambria"/>
          <w:sz w:val="20"/>
          <w:szCs w:val="20"/>
        </w:rPr>
        <w:t xml:space="preserve"> range (SS= </w:t>
      </w:r>
      <w:ins w:id="416" w:author="Daniel Ly" w:date="2025-09-29T11:06:00Z" w16du:dateUtc="2025-09-29T18:06:00Z">
        <w:r>
          <w:rPr>
            <w:rFonts w:ascii="Cambria" w:eastAsia="Cambria" w:hAnsi="Cambria" w:cs="Cambria"/>
            <w:sz w:val="20"/>
            <w:szCs w:val="20"/>
          </w:rPr>
          <w:t xml:space="preserve">{{ </w:t>
        </w:r>
      </w:ins>
      <w:ins w:id="417" w:author="Daniel Ly" w:date="2025-09-29T11:11:00Z" w16du:dateUtc="2025-09-29T18:11:00Z">
        <w:r>
          <w:rPr>
            <w:rFonts w:ascii="Cambria" w:eastAsia="Cambria" w:hAnsi="Cambria" w:cs="Cambria"/>
            <w:sz w:val="20"/>
            <w:szCs w:val="20"/>
          </w:rPr>
          <w:t>cas_</w:t>
        </w:r>
      </w:ins>
      <w:ins w:id="418" w:author="Daniel Ly" w:date="2025-09-29T11:06:00Z" w16du:dateUtc="2025-09-29T18:06:00Z">
        <w:r>
          <w:rPr>
            <w:rFonts w:ascii="Cambria" w:eastAsia="Cambria" w:hAnsi="Cambria" w:cs="Cambria"/>
            <w:sz w:val="20"/>
            <w:szCs w:val="20"/>
          </w:rPr>
          <w:t>fs</w:t>
        </w:r>
      </w:ins>
      <w:ins w:id="419" w:author="Daniel Ly" w:date="2025-09-29T11:11:00Z" w16du:dateUtc="2025-09-29T18:11:00Z">
        <w:r>
          <w:rPr>
            <w:rFonts w:ascii="Cambria" w:eastAsia="Cambria" w:hAnsi="Cambria" w:cs="Cambria"/>
            <w:sz w:val="20"/>
            <w:szCs w:val="20"/>
          </w:rPr>
          <w:t>iq</w:t>
        </w:r>
      </w:ins>
      <w:ins w:id="420" w:author="Daniel Ly" w:date="2025-09-29T11:06:00Z" w16du:dateUtc="2025-09-29T18:06:00Z">
        <w:r>
          <w:rPr>
            <w:rFonts w:ascii="Cambria" w:eastAsia="Cambria" w:hAnsi="Cambria" w:cs="Cambria"/>
            <w:sz w:val="20"/>
            <w:szCs w:val="20"/>
          </w:rPr>
          <w:t>_ss }}</w:t>
        </w:r>
      </w:ins>
      <w:r>
        <w:rPr>
          <w:rFonts w:ascii="Cambria" w:eastAsia="Cambria" w:hAnsi="Cambria" w:cs="Cambria"/>
          <w:sz w:val="20"/>
          <w:szCs w:val="20"/>
        </w:rPr>
        <w:t xml:space="preserve">; PR= </w:t>
      </w:r>
      <w:ins w:id="421" w:author="Daniel Ly" w:date="2025-09-29T11:07:00Z" w16du:dateUtc="2025-09-29T18:07:00Z">
        <w:r>
          <w:rPr>
            <w:rFonts w:ascii="Cambria" w:eastAsia="Cambria" w:hAnsi="Cambria" w:cs="Cambria"/>
            <w:sz w:val="20"/>
            <w:szCs w:val="20"/>
          </w:rPr>
          <w:t xml:space="preserve">{{ </w:t>
        </w:r>
      </w:ins>
      <w:ins w:id="422" w:author="Daniel Ly" w:date="2025-09-29T11:11:00Z" w16du:dateUtc="2025-09-29T18:11:00Z">
        <w:r>
          <w:rPr>
            <w:rFonts w:ascii="Cambria" w:eastAsia="Cambria" w:hAnsi="Cambria" w:cs="Cambria"/>
            <w:sz w:val="20"/>
            <w:szCs w:val="20"/>
          </w:rPr>
          <w:t>cas_</w:t>
        </w:r>
      </w:ins>
      <w:ins w:id="423" w:author="Daniel Ly" w:date="2025-09-29T11:07:00Z" w16du:dateUtc="2025-09-29T18:07:00Z">
        <w:r>
          <w:rPr>
            <w:rFonts w:ascii="Cambria" w:eastAsia="Cambria" w:hAnsi="Cambria" w:cs="Cambria"/>
            <w:sz w:val="20"/>
            <w:szCs w:val="20"/>
          </w:rPr>
          <w:t>fs</w:t>
        </w:r>
      </w:ins>
      <w:ins w:id="424" w:author="Daniel Ly" w:date="2025-09-29T11:11:00Z" w16du:dateUtc="2025-09-29T18:11:00Z">
        <w:r>
          <w:rPr>
            <w:rFonts w:ascii="Cambria" w:eastAsia="Cambria" w:hAnsi="Cambria" w:cs="Cambria"/>
            <w:sz w:val="20"/>
            <w:szCs w:val="20"/>
          </w:rPr>
          <w:t>iq</w:t>
        </w:r>
      </w:ins>
      <w:ins w:id="425" w:author="Daniel Ly" w:date="2025-09-29T11:07:00Z" w16du:dateUtc="2025-09-29T18:07:00Z">
        <w:r>
          <w:rPr>
            <w:rFonts w:ascii="Cambria" w:eastAsia="Cambria" w:hAnsi="Cambria" w:cs="Cambria"/>
            <w:sz w:val="20"/>
            <w:szCs w:val="20"/>
          </w:rPr>
          <w:t>_percentile }}</w:t>
        </w:r>
      </w:ins>
      <w:r>
        <w:rPr>
          <w:rFonts w:ascii="Cambria" w:eastAsia="Cambria" w:hAnsi="Cambria" w:cs="Cambria"/>
          <w:sz w:val="20"/>
          <w:szCs w:val="20"/>
        </w:rPr>
        <w:t>).</w:t>
      </w:r>
    </w:p>
    <w:p w14:paraId="4150881C" w14:textId="77777777" w:rsidR="00FA4CCF" w:rsidRDefault="00FA4CCF" w:rsidP="00FA4CCF">
      <w:pPr>
        <w:ind w:left="-720" w:right="-720"/>
        <w:rPr>
          <w:rFonts w:ascii="Cambria" w:eastAsia="Cambria" w:hAnsi="Cambria" w:cs="Cambria"/>
          <w:sz w:val="20"/>
          <w:szCs w:val="20"/>
        </w:rPr>
      </w:pPr>
    </w:p>
    <w:p w14:paraId="49826CAB"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lastRenderedPageBreak/>
        <w:t xml:space="preserve">Planning: This composite provides an estimate of the examinee's ability to create a plan of action, apply the plan, verify that an action taken conforms to the original goal, and modify the plan as needed. Planning is a set of decisions or strategies an individual adopts and modifies to solve a problem and to reach a goal. Planning tasks in the CAS-2 require an individual to develop some approach of solving the task in an efficient and effective manner. For the Planned Connections subtest, the examinee was asked to connect numbers and letters in sequential order, alternating between numbers and letters (e.g., 1-A-2-B, etc.). {{ student_upper_pos_pronoun }} performance on this subtest fell within the </w:t>
      </w:r>
      <w:ins w:id="426" w:author="Daniel Ly" w:date="2025-09-29T11:16:00Z" w16du:dateUtc="2025-09-29T18:16:00Z">
        <w:r>
          <w:rPr>
            <w:rFonts w:ascii="Cambria" w:eastAsia="Cambria" w:hAnsi="Cambria" w:cs="Cambria"/>
            <w:sz w:val="20"/>
            <w:szCs w:val="20"/>
          </w:rPr>
          <w:t xml:space="preserve">{{ </w:t>
        </w:r>
      </w:ins>
      <w:r>
        <w:rPr>
          <w:rFonts w:ascii="Cambria" w:eastAsia="Cambria" w:hAnsi="Cambria" w:cs="Cambria"/>
          <w:sz w:val="20"/>
          <w:szCs w:val="20"/>
        </w:rPr>
        <w:t>cas_pcon</w:t>
      </w:r>
      <w:ins w:id="427" w:author="Daniel Ly" w:date="2025-09-29T11:16:00Z" w16du:dateUtc="2025-09-29T18:16:00Z">
        <w:r>
          <w:rPr>
            <w:rFonts w:ascii="Cambria" w:eastAsia="Cambria" w:hAnsi="Cambria" w:cs="Cambria"/>
            <w:sz w:val="20"/>
            <w:szCs w:val="20"/>
          </w:rPr>
          <w:t xml:space="preserve">_sl }} </w:t>
        </w:r>
      </w:ins>
      <w:del w:id="428" w:author="Daniel Ly" w:date="2025-09-29T11:15:00Z" w16du:dateUtc="2025-09-29T18:15:00Z">
        <w:r w:rsidDel="00A94B18">
          <w:rPr>
            <w:rFonts w:ascii="Cambria" w:eastAsia="Cambria" w:hAnsi="Cambria" w:cs="Cambria"/>
            <w:sz w:val="20"/>
            <w:szCs w:val="20"/>
          </w:rPr>
          <w:delText>Average</w:delText>
        </w:r>
      </w:del>
      <w:del w:id="429" w:author="Daniel Ly" w:date="2025-09-29T11:16:00Z" w16du:dateUtc="2025-09-29T18:16:00Z">
        <w:r w:rsidDel="00641E81">
          <w:rPr>
            <w:rFonts w:ascii="Cambria" w:eastAsia="Cambria" w:hAnsi="Cambria" w:cs="Cambria"/>
            <w:sz w:val="20"/>
            <w:szCs w:val="20"/>
          </w:rPr>
          <w:delText xml:space="preserve"> </w:delText>
        </w:r>
      </w:del>
      <w:r>
        <w:rPr>
          <w:rFonts w:ascii="Cambria" w:eastAsia="Cambria" w:hAnsi="Cambria" w:cs="Cambria"/>
          <w:sz w:val="20"/>
          <w:szCs w:val="20"/>
        </w:rPr>
        <w:t xml:space="preserve">range. On the Planned Codes subtest, the examinee received scores within the </w:t>
      </w:r>
      <w:ins w:id="430" w:author="Daniel Ly" w:date="2025-09-29T11:16:00Z" w16du:dateUtc="2025-09-29T18:16:00Z">
        <w:r>
          <w:rPr>
            <w:rFonts w:ascii="Cambria" w:eastAsia="Cambria" w:hAnsi="Cambria" w:cs="Cambria"/>
            <w:sz w:val="20"/>
            <w:szCs w:val="20"/>
          </w:rPr>
          <w:t>{{ cas_pcodes_sl }}</w:t>
        </w:r>
      </w:ins>
      <w:del w:id="431" w:author="Daniel Ly" w:date="2025-09-29T11:16:00Z" w16du:dateUtc="2025-09-29T18:16:00Z">
        <w:r w:rsidDel="00537E9C">
          <w:rPr>
            <w:rFonts w:ascii="Cambria" w:eastAsia="Cambria" w:hAnsi="Cambria" w:cs="Cambria"/>
            <w:sz w:val="20"/>
            <w:szCs w:val="20"/>
          </w:rPr>
          <w:delText>Average</w:delText>
        </w:r>
      </w:del>
      <w:r>
        <w:rPr>
          <w:rFonts w:ascii="Cambria" w:eastAsia="Cambria" w:hAnsi="Cambria" w:cs="Cambria"/>
          <w:sz w:val="20"/>
          <w:szCs w:val="20"/>
        </w:rPr>
        <w:t xml:space="preserve"> range. This subtest required the examinee to fill in symbols that corresponded to letters under the constraint of time. The examinee's overall performance on the measures of Planning fell within the </w:t>
      </w:r>
      <w:ins w:id="432" w:author="Daniel Ly" w:date="2025-09-29T11:17:00Z" w16du:dateUtc="2025-09-29T18:17:00Z">
        <w:r w:rsidRPr="00CE684A">
          <w:rPr>
            <w:rFonts w:ascii="Cambria" w:eastAsia="Cambria" w:hAnsi="Cambria" w:cs="Cambria"/>
            <w:sz w:val="20"/>
            <w:szCs w:val="20"/>
          </w:rPr>
          <w:t xml:space="preserve">{{ </w:t>
        </w:r>
      </w:ins>
      <w:r>
        <w:rPr>
          <w:rFonts w:ascii="Cambria" w:eastAsia="Cambria" w:hAnsi="Cambria" w:cs="Cambria"/>
          <w:sz w:val="20"/>
          <w:szCs w:val="20"/>
        </w:rPr>
        <w:t>cas_planning_sl</w:t>
      </w:r>
      <w:ins w:id="433" w:author="Daniel Ly" w:date="2025-09-29T11:17:00Z" w16du:dateUtc="2025-09-29T18:17:00Z">
        <w:r w:rsidRPr="00CE684A">
          <w:rPr>
            <w:rFonts w:ascii="Cambria" w:eastAsia="Cambria" w:hAnsi="Cambria" w:cs="Cambria"/>
            <w:sz w:val="20"/>
            <w:szCs w:val="20"/>
          </w:rPr>
          <w:t xml:space="preserve"> }}</w:t>
        </w:r>
      </w:ins>
      <w:del w:id="434" w:author="Daniel Ly" w:date="2025-09-29T11:17:00Z" w16du:dateUtc="2025-09-29T18:17:00Z">
        <w:r w:rsidDel="00641E81">
          <w:rPr>
            <w:rFonts w:ascii="Cambria" w:eastAsia="Cambria" w:hAnsi="Cambria" w:cs="Cambria"/>
            <w:sz w:val="20"/>
            <w:szCs w:val="20"/>
          </w:rPr>
          <w:delText>Average</w:delText>
        </w:r>
      </w:del>
      <w:r>
        <w:rPr>
          <w:rFonts w:ascii="Cambria" w:eastAsia="Cambria" w:hAnsi="Cambria" w:cs="Cambria"/>
          <w:sz w:val="20"/>
          <w:szCs w:val="20"/>
        </w:rPr>
        <w:t xml:space="preserve"> range (</w:t>
      </w:r>
      <w:ins w:id="435" w:author="Daniel Ly" w:date="2025-09-29T11:17:00Z" w16du:dateUtc="2025-09-29T18:17:00Z">
        <w:r>
          <w:rPr>
            <w:rFonts w:ascii="Cambria" w:eastAsia="Cambria" w:hAnsi="Cambria" w:cs="Cambria"/>
            <w:sz w:val="20"/>
            <w:szCs w:val="20"/>
          </w:rPr>
          <w:t xml:space="preserve">SS={{ </w:t>
        </w:r>
      </w:ins>
      <w:r>
        <w:rPr>
          <w:rFonts w:ascii="Cambria" w:eastAsia="Cambria" w:hAnsi="Cambria" w:cs="Cambria"/>
          <w:sz w:val="20"/>
          <w:szCs w:val="20"/>
        </w:rPr>
        <w:t>cas_planning_ss</w:t>
      </w:r>
      <w:ins w:id="436" w:author="Daniel Ly" w:date="2025-09-29T11:17:00Z" w16du:dateUtc="2025-09-29T18:17:00Z">
        <w:r>
          <w:rPr>
            <w:rFonts w:ascii="Cambria" w:eastAsia="Cambria" w:hAnsi="Cambria" w:cs="Cambria"/>
            <w:sz w:val="20"/>
            <w:szCs w:val="20"/>
          </w:rPr>
          <w:t xml:space="preserve"> }}; PR= </w:t>
        </w:r>
        <w:r w:rsidRPr="00CE684A">
          <w:rPr>
            <w:rFonts w:ascii="Cambria" w:eastAsia="Cambria" w:hAnsi="Cambria" w:cs="Cambria"/>
            <w:sz w:val="20"/>
            <w:szCs w:val="20"/>
          </w:rPr>
          <w:t xml:space="preserve">{{ </w:t>
        </w:r>
      </w:ins>
      <w:r>
        <w:rPr>
          <w:rFonts w:ascii="Cambria" w:eastAsia="Cambria" w:hAnsi="Cambria" w:cs="Cambria"/>
          <w:sz w:val="20"/>
          <w:szCs w:val="20"/>
        </w:rPr>
        <w:t>cas_planning_percentile</w:t>
      </w:r>
      <w:ins w:id="437" w:author="Daniel Ly" w:date="2025-09-29T11:17:00Z" w16du:dateUtc="2025-09-29T18:17:00Z">
        <w:r w:rsidRPr="00CE684A">
          <w:rPr>
            <w:rFonts w:ascii="Cambria" w:eastAsia="Cambria" w:hAnsi="Cambria" w:cs="Cambria"/>
            <w:sz w:val="20"/>
            <w:szCs w:val="20"/>
          </w:rPr>
          <w:t xml:space="preserve"> }}</w:t>
        </w:r>
      </w:ins>
      <w:del w:id="438" w:author="Daniel Ly" w:date="2025-09-29T11:17:00Z" w16du:dateUtc="2025-09-29T18:17:00Z">
        <w:r w:rsidDel="00641E81">
          <w:rPr>
            <w:rFonts w:ascii="Cambria" w:eastAsia="Cambria" w:hAnsi="Cambria" w:cs="Cambria"/>
            <w:sz w:val="20"/>
            <w:szCs w:val="20"/>
          </w:rPr>
          <w:delText>SS= 100; PR= 50</w:delText>
        </w:r>
      </w:del>
      <w:r>
        <w:rPr>
          <w:rFonts w:ascii="Cambria" w:eastAsia="Cambria" w:hAnsi="Cambria" w:cs="Cambria"/>
          <w:sz w:val="20"/>
          <w:szCs w:val="20"/>
        </w:rPr>
        <w:t>), which suggests that these skills facilitate {{ student_lower_pos_pronoun }} learning and performance.</w:t>
      </w:r>
    </w:p>
    <w:p w14:paraId="2B8FB570" w14:textId="77777777" w:rsidR="00FA4CCF" w:rsidRDefault="00FA4CCF" w:rsidP="00FA4CCF">
      <w:pPr>
        <w:ind w:left="-720" w:right="-720"/>
        <w:rPr>
          <w:rFonts w:ascii="Cambria" w:eastAsia="Cambria" w:hAnsi="Cambria" w:cs="Cambria"/>
          <w:sz w:val="20"/>
          <w:szCs w:val="20"/>
        </w:rPr>
      </w:pPr>
    </w:p>
    <w:p w14:paraId="433050F2"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Simultaneous: Simultaneous processing is the mental process we use to integrate separate bits of information or stimuli into a whole. Processing a person's face, maps and graphs, having a good sense of direction, and being able to see how puzzle pieces fit together are examples of simultaneous processing. For the Matrices subtest the examinee was asked to pick the best of six options to complete a matrix. This subtest relies on nonverbal abilities. The examinee's performance on this subtest fell within the </w:t>
      </w:r>
      <w:ins w:id="439" w:author="Daniel Ly" w:date="2025-09-29T11:20:00Z" w16du:dateUtc="2025-09-29T18:20:00Z">
        <w:r>
          <w:rPr>
            <w:rFonts w:ascii="Cambria" w:eastAsia="Cambria" w:hAnsi="Cambria" w:cs="Cambria"/>
            <w:sz w:val="20"/>
            <w:szCs w:val="20"/>
          </w:rPr>
          <w:t xml:space="preserve">{{ </w:t>
        </w:r>
      </w:ins>
      <w:r>
        <w:rPr>
          <w:rFonts w:ascii="Cambria" w:eastAsia="Cambria" w:hAnsi="Cambria" w:cs="Cambria"/>
          <w:sz w:val="20"/>
          <w:szCs w:val="20"/>
        </w:rPr>
        <w:t>cas_matrices</w:t>
      </w:r>
      <w:ins w:id="440" w:author="Daniel Ly" w:date="2025-09-29T11:20:00Z" w16du:dateUtc="2025-09-29T18:20:00Z">
        <w:r>
          <w:rPr>
            <w:rFonts w:ascii="Cambria" w:eastAsia="Cambria" w:hAnsi="Cambria" w:cs="Cambria"/>
            <w:sz w:val="20"/>
            <w:szCs w:val="20"/>
          </w:rPr>
          <w:t>_sl }}</w:t>
        </w:r>
      </w:ins>
      <w:del w:id="441" w:author="Daniel Ly" w:date="2025-09-29T11:20:00Z" w16du:dateUtc="2025-09-29T18:20:00Z">
        <w:r w:rsidDel="007C529C">
          <w:rPr>
            <w:rFonts w:ascii="Cambria" w:eastAsia="Cambria" w:hAnsi="Cambria" w:cs="Cambria"/>
            <w:sz w:val="20"/>
            <w:szCs w:val="20"/>
          </w:rPr>
          <w:delText>Average</w:delText>
        </w:r>
      </w:del>
      <w:r>
        <w:rPr>
          <w:rFonts w:ascii="Cambria" w:eastAsia="Cambria" w:hAnsi="Cambria" w:cs="Cambria"/>
          <w:sz w:val="20"/>
          <w:szCs w:val="20"/>
        </w:rPr>
        <w:t xml:space="preserve"> range. On the Verbal-Spatial Relations subtest the examinee was presented with six drawings, arranged in a specific spatial manner, and a printed question (e.g., show me the triangle to the left of the circle). </w:t>
      </w:r>
      <w:r w:rsidRPr="003D560D">
        <w:rPr>
          <w:rFonts w:ascii="Cambria" w:eastAsia="Cambria" w:hAnsi="Cambria" w:cs="Cambria"/>
          <w:sz w:val="20"/>
          <w:szCs w:val="20"/>
        </w:rPr>
        <w:t xml:space="preserve">{{ student_upper_per_pronoun }} </w:t>
      </w:r>
      <w:r>
        <w:rPr>
          <w:rFonts w:ascii="Cambria" w:eastAsia="Cambria" w:hAnsi="Cambria" w:cs="Cambria"/>
          <w:sz w:val="20"/>
          <w:szCs w:val="20"/>
        </w:rPr>
        <w:t xml:space="preserve">was instructed to choose one of the six drawings that best answers the question. {{ student_upper_pos_pronoun }} performance fell within the </w:t>
      </w:r>
      <w:del w:id="442" w:author="Daniel Ly" w:date="2025-09-29T11:21:00Z" w16du:dateUtc="2025-09-29T18:21:00Z">
        <w:r w:rsidDel="006E0046">
          <w:rPr>
            <w:rFonts w:ascii="Cambria" w:eastAsia="Cambria" w:hAnsi="Cambria" w:cs="Cambria"/>
            <w:sz w:val="20"/>
            <w:szCs w:val="20"/>
          </w:rPr>
          <w:delText>A</w:delText>
        </w:r>
      </w:del>
      <w:ins w:id="443" w:author="Daniel Ly" w:date="2025-09-29T11:21:00Z" w16du:dateUtc="2025-09-29T18:21:00Z">
        <w:r>
          <w:rPr>
            <w:rFonts w:ascii="Cambria" w:eastAsia="Cambria" w:hAnsi="Cambria" w:cs="Cambria"/>
            <w:sz w:val="20"/>
            <w:szCs w:val="20"/>
          </w:rPr>
          <w:t>{{ cas_vsr_sl }}</w:t>
        </w:r>
      </w:ins>
      <w:del w:id="444" w:author="Daniel Ly" w:date="2025-09-29T11:21:00Z" w16du:dateUtc="2025-09-29T18:21:00Z">
        <w:r w:rsidDel="006E0046">
          <w:rPr>
            <w:rFonts w:ascii="Cambria" w:eastAsia="Cambria" w:hAnsi="Cambria" w:cs="Cambria"/>
            <w:sz w:val="20"/>
            <w:szCs w:val="20"/>
          </w:rPr>
          <w:delText>verage</w:delText>
        </w:r>
      </w:del>
      <w:r>
        <w:rPr>
          <w:rFonts w:ascii="Cambria" w:eastAsia="Cambria" w:hAnsi="Cambria" w:cs="Cambria"/>
          <w:sz w:val="20"/>
          <w:szCs w:val="20"/>
        </w:rPr>
        <w:t xml:space="preserve"> range. The examinee's overall performance on the measures of Simultaneous processing fell within the </w:t>
      </w:r>
      <w:ins w:id="445" w:author="Daniel Ly" w:date="2025-09-29T11:20:00Z" w16du:dateUtc="2025-09-29T18:20:00Z">
        <w:r w:rsidRPr="00CE684A">
          <w:rPr>
            <w:rFonts w:ascii="Cambria" w:eastAsia="Cambria" w:hAnsi="Cambria" w:cs="Cambria"/>
            <w:sz w:val="20"/>
            <w:szCs w:val="20"/>
          </w:rPr>
          <w:t xml:space="preserve">{{ </w:t>
        </w:r>
      </w:ins>
      <w:r>
        <w:rPr>
          <w:rFonts w:ascii="Cambria" w:eastAsia="Cambria" w:hAnsi="Cambria" w:cs="Cambria"/>
          <w:sz w:val="20"/>
          <w:szCs w:val="20"/>
        </w:rPr>
        <w:t>cas_simultaneous_sl</w:t>
      </w:r>
      <w:ins w:id="446" w:author="Daniel Ly" w:date="2025-09-29T11:20:00Z" w16du:dateUtc="2025-09-29T18:20:00Z">
        <w:r w:rsidRPr="00CE684A">
          <w:rPr>
            <w:rFonts w:ascii="Cambria" w:eastAsia="Cambria" w:hAnsi="Cambria" w:cs="Cambria"/>
            <w:sz w:val="20"/>
            <w:szCs w:val="20"/>
          </w:rPr>
          <w:t xml:space="preserve"> }}</w:t>
        </w:r>
      </w:ins>
      <w:del w:id="447" w:author="Daniel Ly" w:date="2025-09-29T11:20:00Z" w16du:dateUtc="2025-09-29T18:20:00Z">
        <w:r w:rsidDel="007C529C">
          <w:rPr>
            <w:rFonts w:ascii="Cambria" w:eastAsia="Cambria" w:hAnsi="Cambria" w:cs="Cambria"/>
            <w:sz w:val="20"/>
            <w:szCs w:val="20"/>
          </w:rPr>
          <w:delText>Average</w:delText>
        </w:r>
      </w:del>
      <w:r>
        <w:rPr>
          <w:rFonts w:ascii="Cambria" w:eastAsia="Cambria" w:hAnsi="Cambria" w:cs="Cambria"/>
          <w:sz w:val="20"/>
          <w:szCs w:val="20"/>
        </w:rPr>
        <w:t xml:space="preserve"> range (</w:t>
      </w:r>
      <w:ins w:id="448" w:author="Daniel Ly" w:date="2025-09-29T11:20:00Z" w16du:dateUtc="2025-09-29T18:20:00Z">
        <w:r>
          <w:rPr>
            <w:rFonts w:ascii="Cambria" w:eastAsia="Cambria" w:hAnsi="Cambria" w:cs="Cambria"/>
            <w:sz w:val="20"/>
            <w:szCs w:val="20"/>
          </w:rPr>
          <w:t>SS=</w:t>
        </w:r>
        <w:r w:rsidRPr="00CE684A">
          <w:rPr>
            <w:rFonts w:ascii="Cambria" w:eastAsia="Cambria" w:hAnsi="Cambria" w:cs="Cambria"/>
            <w:sz w:val="20"/>
            <w:szCs w:val="20"/>
          </w:rPr>
          <w:t xml:space="preserve">{{ </w:t>
        </w:r>
      </w:ins>
      <w:r>
        <w:rPr>
          <w:rFonts w:ascii="Cambria" w:eastAsia="Cambria" w:hAnsi="Cambria" w:cs="Cambria"/>
          <w:sz w:val="20"/>
          <w:szCs w:val="20"/>
        </w:rPr>
        <w:t>cas_simultaneous_ss</w:t>
      </w:r>
      <w:ins w:id="449" w:author="Daniel Ly" w:date="2025-09-29T11:20:00Z" w16du:dateUtc="2025-09-29T18:20:00Z">
        <w:r w:rsidRPr="00CE684A">
          <w:rPr>
            <w:rFonts w:ascii="Cambria" w:eastAsia="Cambria" w:hAnsi="Cambria" w:cs="Cambria"/>
            <w:sz w:val="20"/>
            <w:szCs w:val="20"/>
          </w:rPr>
          <w:t xml:space="preserve"> }}</w:t>
        </w:r>
        <w:r>
          <w:rPr>
            <w:rFonts w:ascii="Cambria" w:eastAsia="Cambria" w:hAnsi="Cambria" w:cs="Cambria"/>
            <w:sz w:val="20"/>
            <w:szCs w:val="20"/>
          </w:rPr>
          <w:t xml:space="preserve">; PR= </w:t>
        </w:r>
        <w:r w:rsidRPr="00CE684A">
          <w:rPr>
            <w:rFonts w:ascii="Cambria" w:eastAsia="Cambria" w:hAnsi="Cambria" w:cs="Cambria"/>
            <w:sz w:val="20"/>
            <w:szCs w:val="20"/>
          </w:rPr>
          <w:t xml:space="preserve">{{ </w:t>
        </w:r>
      </w:ins>
      <w:r>
        <w:rPr>
          <w:rFonts w:ascii="Cambria" w:eastAsia="Cambria" w:hAnsi="Cambria" w:cs="Cambria"/>
          <w:sz w:val="20"/>
          <w:szCs w:val="20"/>
        </w:rPr>
        <w:t>cas_simultaneous_percentile</w:t>
      </w:r>
      <w:ins w:id="450" w:author="Daniel Ly" w:date="2025-09-29T11:20:00Z" w16du:dateUtc="2025-09-29T18:20:00Z">
        <w:r w:rsidRPr="00CE684A">
          <w:rPr>
            <w:rFonts w:ascii="Cambria" w:eastAsia="Cambria" w:hAnsi="Cambria" w:cs="Cambria"/>
            <w:sz w:val="20"/>
            <w:szCs w:val="20"/>
          </w:rPr>
          <w:t xml:space="preserve"> }}</w:t>
        </w:r>
      </w:ins>
      <w:del w:id="451" w:author="Daniel Ly" w:date="2025-09-29T11:20:00Z" w16du:dateUtc="2025-09-29T18:20:00Z">
        <w:r w:rsidDel="007C529C">
          <w:rPr>
            <w:rFonts w:ascii="Cambria" w:eastAsia="Cambria" w:hAnsi="Cambria" w:cs="Cambria"/>
            <w:sz w:val="20"/>
            <w:szCs w:val="20"/>
          </w:rPr>
          <w:delText>SS= 100; PR= 50</w:delText>
        </w:r>
      </w:del>
      <w:r>
        <w:rPr>
          <w:rFonts w:ascii="Cambria" w:eastAsia="Cambria" w:hAnsi="Cambria" w:cs="Cambria"/>
          <w:sz w:val="20"/>
          <w:szCs w:val="20"/>
        </w:rPr>
        <w:t>). The examinee's performance on the Simultaneous tasks suggests that these skills facilitate {{ student_lower_pos_pronoun }} learning and performance.</w:t>
      </w:r>
    </w:p>
    <w:p w14:paraId="2F9E23CA" w14:textId="77777777" w:rsidR="00FA4CCF" w:rsidRDefault="00FA4CCF" w:rsidP="00FA4CCF">
      <w:pPr>
        <w:ind w:left="-720" w:right="-720"/>
        <w:rPr>
          <w:rFonts w:ascii="Cambria" w:eastAsia="Cambria" w:hAnsi="Cambria" w:cs="Cambria"/>
          <w:sz w:val="20"/>
          <w:szCs w:val="20"/>
        </w:rPr>
      </w:pPr>
    </w:p>
    <w:p w14:paraId="60CFC7FC"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Attention: Attention is a mental process that involves focusing on selected aspects of external events, internal events, or stimuli. Attention is controlled by intentions and goals. Arousal, or attention, is a prerequisite for learning and memory. For the Expressive Attention subtest, the examinee was asked to verbalize information while suppressing visual information that was presented to {{ student_lower_obj_pronoun }}; {{ student_lower_pos_pronoun }} performance fell within the </w:t>
      </w:r>
      <w:ins w:id="452" w:author="Daniel Ly" w:date="2025-09-29T11:25:00Z" w16du:dateUtc="2025-09-29T18:25:00Z">
        <w:r>
          <w:rPr>
            <w:rFonts w:ascii="Cambria" w:eastAsia="Cambria" w:hAnsi="Cambria" w:cs="Cambria"/>
            <w:sz w:val="20"/>
            <w:szCs w:val="20"/>
          </w:rPr>
          <w:t>{{ cas_e</w:t>
        </w:r>
      </w:ins>
      <w:ins w:id="453" w:author="Daniel Ly" w:date="2025-09-29T11:29:00Z" w16du:dateUtc="2025-09-29T18:29:00Z">
        <w:r>
          <w:rPr>
            <w:rFonts w:ascii="Cambria" w:eastAsia="Cambria" w:hAnsi="Cambria" w:cs="Cambria"/>
            <w:sz w:val="20"/>
            <w:szCs w:val="20"/>
          </w:rPr>
          <w:t>a</w:t>
        </w:r>
      </w:ins>
      <w:ins w:id="454" w:author="Daniel Ly" w:date="2025-09-29T11:25:00Z" w16du:dateUtc="2025-09-29T18:25:00Z">
        <w:r>
          <w:rPr>
            <w:rFonts w:ascii="Cambria" w:eastAsia="Cambria" w:hAnsi="Cambria" w:cs="Cambria"/>
            <w:sz w:val="20"/>
            <w:szCs w:val="20"/>
          </w:rPr>
          <w:t>_sl }}</w:t>
        </w:r>
      </w:ins>
      <w:del w:id="455" w:author="Daniel Ly" w:date="2025-09-29T11:25:00Z" w16du:dateUtc="2025-09-29T18:25:00Z">
        <w:r w:rsidDel="0080795F">
          <w:rPr>
            <w:rFonts w:ascii="Cambria" w:eastAsia="Cambria" w:hAnsi="Cambria" w:cs="Cambria"/>
            <w:sz w:val="20"/>
            <w:szCs w:val="20"/>
          </w:rPr>
          <w:delText>Average</w:delText>
        </w:r>
      </w:del>
      <w:r>
        <w:rPr>
          <w:rFonts w:ascii="Cambria" w:eastAsia="Cambria" w:hAnsi="Cambria" w:cs="Cambria"/>
          <w:sz w:val="20"/>
          <w:szCs w:val="20"/>
        </w:rPr>
        <w:t xml:space="preserve"> range. For the Number Detection subtest, the examinee was shown pages of numbers printed in different formats. The examinee was required to find a particular stimulus (e.g., the numbers 1, 2, and 3 printed in an open font) on a page containing many distractors (e.g., the same numbers printed in a different font). {{ student_upper_pos_pronoun }} performance fell within the </w:t>
      </w:r>
      <w:ins w:id="456" w:author="Daniel Ly" w:date="2025-09-29T11:25:00Z" w16du:dateUtc="2025-09-29T18:25:00Z">
        <w:r>
          <w:rPr>
            <w:rFonts w:ascii="Cambria" w:eastAsia="Cambria" w:hAnsi="Cambria" w:cs="Cambria"/>
            <w:sz w:val="20"/>
            <w:szCs w:val="20"/>
          </w:rPr>
          <w:t>{{ cas_nd_sl }}</w:t>
        </w:r>
      </w:ins>
      <w:del w:id="457" w:author="Daniel Ly" w:date="2025-09-29T11:25:00Z" w16du:dateUtc="2025-09-29T18:25:00Z">
        <w:r w:rsidDel="0080795F">
          <w:rPr>
            <w:rFonts w:ascii="Cambria" w:eastAsia="Cambria" w:hAnsi="Cambria" w:cs="Cambria"/>
            <w:sz w:val="20"/>
            <w:szCs w:val="20"/>
          </w:rPr>
          <w:delText>Average</w:delText>
        </w:r>
      </w:del>
      <w:r>
        <w:rPr>
          <w:rFonts w:ascii="Cambria" w:eastAsia="Cambria" w:hAnsi="Cambria" w:cs="Cambria"/>
          <w:sz w:val="20"/>
          <w:szCs w:val="20"/>
        </w:rPr>
        <w:t xml:space="preserve"> range. The examinee's overall performance on the measures of Attention fell within the </w:t>
      </w:r>
      <w:ins w:id="458" w:author="Daniel Ly" w:date="2025-09-29T11:28:00Z" w16du:dateUtc="2025-09-29T18:28:00Z">
        <w:r w:rsidRPr="00CE684A">
          <w:rPr>
            <w:rFonts w:ascii="Cambria" w:eastAsia="Cambria" w:hAnsi="Cambria" w:cs="Cambria"/>
            <w:sz w:val="20"/>
            <w:szCs w:val="20"/>
          </w:rPr>
          <w:t xml:space="preserve">{{ </w:t>
        </w:r>
      </w:ins>
      <w:r>
        <w:rPr>
          <w:rFonts w:ascii="Cambria" w:eastAsia="Cambria" w:hAnsi="Cambria" w:cs="Cambria"/>
          <w:sz w:val="20"/>
          <w:szCs w:val="20"/>
        </w:rPr>
        <w:t>cas_attention_sl</w:t>
      </w:r>
      <w:ins w:id="459" w:author="Daniel Ly" w:date="2025-09-29T11:28:00Z" w16du:dateUtc="2025-09-29T18:28:00Z">
        <w:r w:rsidRPr="00CE684A">
          <w:rPr>
            <w:rFonts w:ascii="Cambria" w:eastAsia="Cambria" w:hAnsi="Cambria" w:cs="Cambria"/>
            <w:sz w:val="20"/>
            <w:szCs w:val="20"/>
          </w:rPr>
          <w:t xml:space="preserve"> }}</w:t>
        </w:r>
      </w:ins>
      <w:del w:id="460" w:author="Daniel Ly" w:date="2025-09-29T11:28:00Z" w16du:dateUtc="2025-09-29T18:28:00Z">
        <w:r w:rsidDel="0034361E">
          <w:rPr>
            <w:rFonts w:ascii="Cambria" w:eastAsia="Cambria" w:hAnsi="Cambria" w:cs="Cambria"/>
            <w:sz w:val="20"/>
            <w:szCs w:val="20"/>
          </w:rPr>
          <w:delText>Average</w:delText>
        </w:r>
      </w:del>
      <w:r>
        <w:rPr>
          <w:rFonts w:ascii="Cambria" w:eastAsia="Cambria" w:hAnsi="Cambria" w:cs="Cambria"/>
          <w:sz w:val="20"/>
          <w:szCs w:val="20"/>
        </w:rPr>
        <w:t xml:space="preserve"> range (</w:t>
      </w:r>
      <w:ins w:id="461" w:author="Daniel Ly" w:date="2025-09-29T11:27:00Z" w16du:dateUtc="2025-09-29T18:27:00Z">
        <w:r>
          <w:rPr>
            <w:rFonts w:ascii="Cambria" w:eastAsia="Cambria" w:hAnsi="Cambria" w:cs="Cambria"/>
            <w:sz w:val="20"/>
            <w:szCs w:val="20"/>
          </w:rPr>
          <w:t>SS=</w:t>
        </w:r>
        <w:r w:rsidRPr="00CE684A">
          <w:rPr>
            <w:rFonts w:ascii="Cambria" w:eastAsia="Cambria" w:hAnsi="Cambria" w:cs="Cambria"/>
            <w:sz w:val="20"/>
            <w:szCs w:val="20"/>
          </w:rPr>
          <w:t xml:space="preserve">{{ </w:t>
        </w:r>
      </w:ins>
      <w:r>
        <w:rPr>
          <w:rFonts w:ascii="Cambria" w:eastAsia="Cambria" w:hAnsi="Cambria" w:cs="Cambria"/>
          <w:sz w:val="20"/>
          <w:szCs w:val="20"/>
        </w:rPr>
        <w:t>cas_attention_ss</w:t>
      </w:r>
      <w:ins w:id="462" w:author="Daniel Ly" w:date="2025-09-29T11:27:00Z" w16du:dateUtc="2025-09-29T18:27:00Z">
        <w:r w:rsidRPr="00CE684A">
          <w:rPr>
            <w:rFonts w:ascii="Cambria" w:eastAsia="Cambria" w:hAnsi="Cambria" w:cs="Cambria"/>
            <w:sz w:val="20"/>
            <w:szCs w:val="20"/>
          </w:rPr>
          <w:t xml:space="preserve"> }}</w:t>
        </w:r>
        <w:r>
          <w:rPr>
            <w:rFonts w:ascii="Cambria" w:eastAsia="Cambria" w:hAnsi="Cambria" w:cs="Cambria"/>
            <w:sz w:val="20"/>
            <w:szCs w:val="20"/>
          </w:rPr>
          <w:t xml:space="preserve">; PR= </w:t>
        </w:r>
        <w:r w:rsidRPr="00CE684A">
          <w:rPr>
            <w:rFonts w:ascii="Cambria" w:eastAsia="Cambria" w:hAnsi="Cambria" w:cs="Cambria"/>
            <w:sz w:val="20"/>
            <w:szCs w:val="20"/>
          </w:rPr>
          <w:t xml:space="preserve">{{ </w:t>
        </w:r>
      </w:ins>
      <w:r>
        <w:rPr>
          <w:rFonts w:ascii="Cambria" w:eastAsia="Cambria" w:hAnsi="Cambria" w:cs="Cambria"/>
          <w:sz w:val="20"/>
          <w:szCs w:val="20"/>
        </w:rPr>
        <w:t>cas_attention_percentile</w:t>
      </w:r>
      <w:ins w:id="463" w:author="Daniel Ly" w:date="2025-09-29T11:27:00Z" w16du:dateUtc="2025-09-29T18:27:00Z">
        <w:r w:rsidRPr="00CE684A">
          <w:rPr>
            <w:rFonts w:ascii="Cambria" w:eastAsia="Cambria" w:hAnsi="Cambria" w:cs="Cambria"/>
            <w:sz w:val="20"/>
            <w:szCs w:val="20"/>
          </w:rPr>
          <w:t xml:space="preserve"> }}</w:t>
        </w:r>
      </w:ins>
      <w:del w:id="464" w:author="Daniel Ly" w:date="2025-09-29T11:27:00Z" w16du:dateUtc="2025-09-29T18:27:00Z">
        <w:r w:rsidDel="0034361E">
          <w:rPr>
            <w:rFonts w:ascii="Cambria" w:eastAsia="Cambria" w:hAnsi="Cambria" w:cs="Cambria"/>
            <w:sz w:val="20"/>
            <w:szCs w:val="20"/>
          </w:rPr>
          <w:delText>SS= 100; PR= 50</w:delText>
        </w:r>
      </w:del>
      <w:r>
        <w:rPr>
          <w:rFonts w:ascii="Cambria" w:eastAsia="Cambria" w:hAnsi="Cambria" w:cs="Cambria"/>
          <w:sz w:val="20"/>
          <w:szCs w:val="20"/>
        </w:rPr>
        <w:t>). {{ student_upper_pos_pronoun }} performance on the Attention tasks suggests that these skills facilitate {{ student_lower_pos_pronoun }} learning and performance.</w:t>
      </w:r>
    </w:p>
    <w:p w14:paraId="1E37F2F4" w14:textId="77777777" w:rsidR="00FA4CCF" w:rsidRDefault="00FA4CCF" w:rsidP="00FA4CCF">
      <w:pPr>
        <w:ind w:left="-720" w:right="-720"/>
        <w:rPr>
          <w:rFonts w:ascii="Cambria" w:eastAsia="Cambria" w:hAnsi="Cambria" w:cs="Cambria"/>
          <w:sz w:val="20"/>
          <w:szCs w:val="20"/>
        </w:rPr>
      </w:pPr>
    </w:p>
    <w:p w14:paraId="63703D66" w14:textId="77777777" w:rsidR="00FA4CCF" w:rsidDel="00CE684A" w:rsidRDefault="00FA4CCF" w:rsidP="00FA4CCF">
      <w:pPr>
        <w:spacing w:line="331" w:lineRule="auto"/>
        <w:ind w:left="-720" w:right="-720"/>
        <w:rPr>
          <w:del w:id="465" w:author="Daniel Ly" w:date="2025-09-29T11:14:00Z" w16du:dateUtc="2025-09-29T18:14:00Z"/>
          <w:rFonts w:ascii="Cambria" w:eastAsia="Cambria" w:hAnsi="Cambria" w:cs="Cambria"/>
          <w:sz w:val="20"/>
          <w:szCs w:val="20"/>
        </w:rPr>
      </w:pPr>
      <w:r>
        <w:rPr>
          <w:rFonts w:ascii="Cambria" w:eastAsia="Cambria" w:hAnsi="Cambria" w:cs="Cambria"/>
          <w:sz w:val="20"/>
          <w:szCs w:val="20"/>
        </w:rPr>
        <w:t xml:space="preserve">Successive: This composite provides an estimate of the examinee's ability to integrate stimuli into a specific serial order that forms a chain-like progression and applies existing information to more specific requirements. For the Word Series subtest, the examinee was read a list of words and asked to repeat the words back to the examiner. </w:t>
      </w:r>
      <w:r w:rsidRPr="003D560D">
        <w:rPr>
          <w:rFonts w:ascii="Cambria" w:eastAsia="Cambria" w:hAnsi="Cambria" w:cs="Cambria"/>
          <w:sz w:val="20"/>
          <w:szCs w:val="20"/>
        </w:rPr>
        <w:t>{{ student_upper_pos_pronoun }}</w:t>
      </w:r>
      <w:r>
        <w:rPr>
          <w:rFonts w:ascii="Cambria" w:eastAsia="Cambria" w:hAnsi="Cambria" w:cs="Cambria"/>
          <w:sz w:val="20"/>
          <w:szCs w:val="20"/>
        </w:rPr>
        <w:t xml:space="preserve"> performance fell within the </w:t>
      </w:r>
      <w:ins w:id="466" w:author="Daniel Ly" w:date="2025-09-29T11:35:00Z" w16du:dateUtc="2025-09-29T18:35:00Z">
        <w:r>
          <w:rPr>
            <w:rFonts w:ascii="Cambria" w:eastAsia="Cambria" w:hAnsi="Cambria" w:cs="Cambria"/>
            <w:sz w:val="20"/>
            <w:szCs w:val="20"/>
          </w:rPr>
          <w:t>{{ cas_ws_sl }}</w:t>
        </w:r>
      </w:ins>
      <w:del w:id="467" w:author="Daniel Ly" w:date="2025-09-29T11:35:00Z" w16du:dateUtc="2025-09-29T18:35:00Z">
        <w:r w:rsidDel="00237104">
          <w:rPr>
            <w:rFonts w:ascii="Cambria" w:eastAsia="Cambria" w:hAnsi="Cambria" w:cs="Cambria"/>
            <w:sz w:val="20"/>
            <w:szCs w:val="20"/>
          </w:rPr>
          <w:delText>Average</w:delText>
        </w:r>
      </w:del>
      <w:r>
        <w:rPr>
          <w:rFonts w:ascii="Cambria" w:eastAsia="Cambria" w:hAnsi="Cambria" w:cs="Cambria"/>
          <w:sz w:val="20"/>
          <w:szCs w:val="20"/>
        </w:rPr>
        <w:t xml:space="preserve"> range. For the Sentence Questions subtest, the examinee was read sentences then asked a question about the sentence. {{ student_upper_pos_pronoun }} performance fell within the </w:t>
      </w:r>
      <w:ins w:id="468" w:author="Daniel Ly" w:date="2025-09-29T11:35:00Z" w16du:dateUtc="2025-09-29T18:35:00Z">
        <w:r>
          <w:rPr>
            <w:rFonts w:ascii="Cambria" w:eastAsia="Cambria" w:hAnsi="Cambria" w:cs="Cambria"/>
            <w:sz w:val="20"/>
            <w:szCs w:val="20"/>
          </w:rPr>
          <w:t>{{ cas_srq_sl }}</w:t>
        </w:r>
      </w:ins>
      <w:del w:id="469" w:author="Daniel Ly" w:date="2025-09-29T11:35:00Z" w16du:dateUtc="2025-09-29T18:35:00Z">
        <w:r w:rsidDel="00237104">
          <w:rPr>
            <w:rFonts w:ascii="Cambria" w:eastAsia="Cambria" w:hAnsi="Cambria" w:cs="Cambria"/>
            <w:sz w:val="20"/>
            <w:szCs w:val="20"/>
          </w:rPr>
          <w:delText>Average</w:delText>
        </w:r>
      </w:del>
      <w:r>
        <w:rPr>
          <w:rFonts w:ascii="Cambria" w:eastAsia="Cambria" w:hAnsi="Cambria" w:cs="Cambria"/>
          <w:sz w:val="20"/>
          <w:szCs w:val="20"/>
        </w:rPr>
        <w:t xml:space="preserve"> range. The examinee's overall performance on the Successive measures fell within the </w:t>
      </w:r>
      <w:ins w:id="470" w:author="Daniel Ly" w:date="2025-09-29T11:30:00Z" w16du:dateUtc="2025-09-29T18:30:00Z">
        <w:r w:rsidRPr="00CE684A">
          <w:rPr>
            <w:rFonts w:ascii="Cambria" w:eastAsia="Cambria" w:hAnsi="Cambria" w:cs="Cambria"/>
            <w:sz w:val="20"/>
            <w:szCs w:val="20"/>
          </w:rPr>
          <w:t xml:space="preserve">{{ </w:t>
        </w:r>
      </w:ins>
      <w:r>
        <w:rPr>
          <w:rFonts w:ascii="Cambria" w:eastAsia="Cambria" w:hAnsi="Cambria" w:cs="Cambria"/>
          <w:sz w:val="20"/>
          <w:szCs w:val="20"/>
        </w:rPr>
        <w:t>cas_successive_sl</w:t>
      </w:r>
      <w:ins w:id="471" w:author="Daniel Ly" w:date="2025-09-29T11:30:00Z" w16du:dateUtc="2025-09-29T18:30:00Z">
        <w:r w:rsidRPr="00CE684A">
          <w:rPr>
            <w:rFonts w:ascii="Cambria" w:eastAsia="Cambria" w:hAnsi="Cambria" w:cs="Cambria"/>
            <w:sz w:val="20"/>
            <w:szCs w:val="20"/>
          </w:rPr>
          <w:t xml:space="preserve"> }}</w:t>
        </w:r>
      </w:ins>
      <w:del w:id="472" w:author="Daniel Ly" w:date="2025-09-29T11:30:00Z" w16du:dateUtc="2025-09-29T18:30:00Z">
        <w:r w:rsidDel="00BE3EC0">
          <w:rPr>
            <w:rFonts w:ascii="Cambria" w:eastAsia="Cambria" w:hAnsi="Cambria" w:cs="Cambria"/>
            <w:sz w:val="20"/>
            <w:szCs w:val="20"/>
          </w:rPr>
          <w:delText>Average</w:delText>
        </w:r>
      </w:del>
      <w:r>
        <w:rPr>
          <w:rFonts w:ascii="Cambria" w:eastAsia="Cambria" w:hAnsi="Cambria" w:cs="Cambria"/>
          <w:sz w:val="20"/>
          <w:szCs w:val="20"/>
        </w:rPr>
        <w:t xml:space="preserve"> range (</w:t>
      </w:r>
      <w:ins w:id="473" w:author="Daniel Ly" w:date="2025-09-29T11:30:00Z" w16du:dateUtc="2025-09-29T18:30:00Z">
        <w:r>
          <w:rPr>
            <w:rFonts w:ascii="Cambria" w:eastAsia="Cambria" w:hAnsi="Cambria" w:cs="Cambria"/>
            <w:sz w:val="20"/>
            <w:szCs w:val="20"/>
          </w:rPr>
          <w:t>SS=</w:t>
        </w:r>
        <w:r w:rsidRPr="00CE684A">
          <w:rPr>
            <w:rFonts w:ascii="Cambria" w:eastAsia="Cambria" w:hAnsi="Cambria" w:cs="Cambria"/>
            <w:sz w:val="20"/>
            <w:szCs w:val="20"/>
          </w:rPr>
          <w:t xml:space="preserve">{{ </w:t>
        </w:r>
      </w:ins>
      <w:r>
        <w:rPr>
          <w:rFonts w:ascii="Cambria" w:eastAsia="Cambria" w:hAnsi="Cambria" w:cs="Cambria"/>
          <w:sz w:val="20"/>
          <w:szCs w:val="20"/>
        </w:rPr>
        <w:t>cas_successive_ss</w:t>
      </w:r>
      <w:ins w:id="474" w:author="Daniel Ly" w:date="2025-09-29T11:30:00Z" w16du:dateUtc="2025-09-29T18:30:00Z">
        <w:r w:rsidRPr="00CE684A">
          <w:rPr>
            <w:rFonts w:ascii="Cambria" w:eastAsia="Cambria" w:hAnsi="Cambria" w:cs="Cambria"/>
            <w:sz w:val="20"/>
            <w:szCs w:val="20"/>
          </w:rPr>
          <w:t xml:space="preserve"> }}</w:t>
        </w:r>
        <w:r>
          <w:rPr>
            <w:rFonts w:ascii="Cambria" w:eastAsia="Cambria" w:hAnsi="Cambria" w:cs="Cambria"/>
            <w:sz w:val="20"/>
            <w:szCs w:val="20"/>
          </w:rPr>
          <w:t xml:space="preserve">; PR= </w:t>
        </w:r>
        <w:r w:rsidRPr="00CE684A">
          <w:rPr>
            <w:rFonts w:ascii="Cambria" w:eastAsia="Cambria" w:hAnsi="Cambria" w:cs="Cambria"/>
            <w:sz w:val="20"/>
            <w:szCs w:val="20"/>
          </w:rPr>
          <w:t xml:space="preserve">{{ </w:t>
        </w:r>
      </w:ins>
      <w:r>
        <w:rPr>
          <w:rFonts w:ascii="Cambria" w:eastAsia="Cambria" w:hAnsi="Cambria" w:cs="Cambria"/>
          <w:sz w:val="20"/>
          <w:szCs w:val="20"/>
        </w:rPr>
        <w:t>cas_successive_percentile</w:t>
      </w:r>
      <w:ins w:id="475" w:author="Daniel Ly" w:date="2025-09-29T11:30:00Z" w16du:dateUtc="2025-09-29T18:30:00Z">
        <w:r w:rsidRPr="00CE684A">
          <w:rPr>
            <w:rFonts w:ascii="Cambria" w:eastAsia="Cambria" w:hAnsi="Cambria" w:cs="Cambria"/>
            <w:sz w:val="20"/>
            <w:szCs w:val="20"/>
          </w:rPr>
          <w:t xml:space="preserve"> }}</w:t>
        </w:r>
      </w:ins>
      <w:del w:id="476" w:author="Daniel Ly" w:date="2025-09-29T11:30:00Z" w16du:dateUtc="2025-09-29T18:30:00Z">
        <w:r w:rsidDel="00BE3EC0">
          <w:rPr>
            <w:rFonts w:ascii="Cambria" w:eastAsia="Cambria" w:hAnsi="Cambria" w:cs="Cambria"/>
            <w:sz w:val="20"/>
            <w:szCs w:val="20"/>
          </w:rPr>
          <w:delText>SS= 100; PR= 50</w:delText>
        </w:r>
      </w:del>
      <w:r>
        <w:rPr>
          <w:rFonts w:ascii="Cambria" w:eastAsia="Cambria" w:hAnsi="Cambria" w:cs="Cambria"/>
          <w:sz w:val="20"/>
          <w:szCs w:val="20"/>
        </w:rPr>
        <w:t>). {{ student_upper_pos_pronoun }} performance on the Successive tasks suggests that these skills facilitate {{ student_lower_pos_pronoun }} learning and performance.</w:t>
      </w:r>
    </w:p>
    <w:p w14:paraId="63F06C30" w14:textId="77777777" w:rsidR="00FA4CCF" w:rsidRDefault="00FA4CCF" w:rsidP="00FA4CCF">
      <w:pPr>
        <w:spacing w:line="331" w:lineRule="auto"/>
        <w:ind w:left="-720" w:right="-720"/>
        <w:rPr>
          <w:ins w:id="477" w:author="Daniel Ly" w:date="2025-09-29T11:12:00Z" w16du:dateUtc="2025-09-29T18:12:00Z"/>
          <w:rFonts w:ascii="Cambria" w:eastAsia="Cambria" w:hAnsi="Cambria" w:cs="Cambria"/>
          <w:sz w:val="20"/>
          <w:szCs w:val="20"/>
        </w:rPr>
        <w:pPrChange w:id="478" w:author="Daniel Ly" w:date="2025-09-29T11:14:00Z" w16du:dateUtc="2025-09-29T18:14:00Z">
          <w:pPr>
            <w:ind w:left="-720" w:right="-720"/>
          </w:pPr>
        </w:pPrChange>
      </w:pPr>
    </w:p>
    <w:p w14:paraId="19734A20" w14:textId="77777777" w:rsidR="00FA4CCF" w:rsidRDefault="00FA4CCF" w:rsidP="00FA4CCF">
      <w:pPr>
        <w:ind w:left="-720" w:right="-720"/>
        <w:rPr>
          <w:rFonts w:ascii="Cambria" w:eastAsia="Cambria" w:hAnsi="Cambria" w:cs="Cambria"/>
          <w:sz w:val="20"/>
          <w:szCs w:val="20"/>
        </w:rPr>
      </w:pPr>
    </w:p>
    <w:p w14:paraId="76EF7B8C"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Performance Summary:</w:t>
      </w:r>
    </w:p>
    <w:p w14:paraId="5C63A677"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Full Scale IQ: SS=</w:t>
      </w:r>
      <w:ins w:id="479" w:author="Daniel Ly" w:date="2025-09-29T11:12:00Z" w16du:dateUtc="2025-09-29T18:12:00Z">
        <w:r>
          <w:rPr>
            <w:rFonts w:ascii="Cambria" w:eastAsia="Cambria" w:hAnsi="Cambria" w:cs="Cambria"/>
            <w:sz w:val="20"/>
            <w:szCs w:val="20"/>
          </w:rPr>
          <w:t>{{ cas_fsiq_ss }}</w:t>
        </w:r>
      </w:ins>
      <w:del w:id="480" w:author="Daniel Ly" w:date="2025-09-29T11:12:00Z" w16du:dateUtc="2025-09-29T18:12:00Z">
        <w:r w:rsidDel="00CE684A">
          <w:rPr>
            <w:rFonts w:ascii="Cambria" w:eastAsia="Cambria" w:hAnsi="Cambria" w:cs="Cambria"/>
            <w:sz w:val="20"/>
            <w:szCs w:val="20"/>
          </w:rPr>
          <w:delText>100</w:delText>
        </w:r>
      </w:del>
      <w:r>
        <w:rPr>
          <w:rFonts w:ascii="Cambria" w:eastAsia="Cambria" w:hAnsi="Cambria" w:cs="Cambria"/>
          <w:sz w:val="20"/>
          <w:szCs w:val="20"/>
        </w:rPr>
        <w:t xml:space="preserve">; PR= </w:t>
      </w:r>
      <w:ins w:id="481" w:author="Daniel Ly" w:date="2025-09-29T11:12:00Z" w16du:dateUtc="2025-09-29T18:12:00Z">
        <w:r>
          <w:rPr>
            <w:rFonts w:ascii="Cambria" w:eastAsia="Cambria" w:hAnsi="Cambria" w:cs="Cambria"/>
            <w:sz w:val="20"/>
            <w:szCs w:val="20"/>
          </w:rPr>
          <w:t>{{ cas_fsiq_percentile }}</w:t>
        </w:r>
      </w:ins>
      <w:del w:id="482" w:author="Daniel Ly" w:date="2025-09-29T11:12:00Z" w16du:dateUtc="2025-09-29T18:12:00Z">
        <w:r w:rsidDel="00CE684A">
          <w:rPr>
            <w:rFonts w:ascii="Cambria" w:eastAsia="Cambria" w:hAnsi="Cambria" w:cs="Cambria"/>
            <w:sz w:val="20"/>
            <w:szCs w:val="20"/>
          </w:rPr>
          <w:delText>50</w:delText>
        </w:r>
      </w:del>
      <w:r>
        <w:rPr>
          <w:rFonts w:ascii="Cambria" w:eastAsia="Cambria" w:hAnsi="Cambria" w:cs="Cambria"/>
          <w:sz w:val="20"/>
          <w:szCs w:val="20"/>
        </w:rPr>
        <w:t xml:space="preserve">   </w:t>
      </w:r>
      <w:ins w:id="483" w:author="Daniel Ly" w:date="2025-09-29T11:12:00Z" w16du:dateUtc="2025-09-29T18:12:00Z">
        <w:r>
          <w:rPr>
            <w:rFonts w:ascii="Cambria" w:eastAsia="Cambria" w:hAnsi="Cambria" w:cs="Cambria"/>
            <w:sz w:val="20"/>
            <w:szCs w:val="20"/>
          </w:rPr>
          <w:t>{{ cas_fsiq_sl }}</w:t>
        </w:r>
      </w:ins>
      <w:del w:id="484" w:author="Daniel Ly" w:date="2025-09-29T11:12:00Z" w16du:dateUtc="2025-09-29T18:12:00Z">
        <w:r w:rsidDel="00CE684A">
          <w:rPr>
            <w:rFonts w:ascii="Cambria" w:eastAsia="Cambria" w:hAnsi="Cambria" w:cs="Cambria"/>
            <w:sz w:val="20"/>
            <w:szCs w:val="20"/>
          </w:rPr>
          <w:delText>Average</w:delText>
        </w:r>
      </w:del>
    </w:p>
    <w:p w14:paraId="75F5FFC4"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Planning: SS=</w:t>
      </w:r>
      <w:ins w:id="485" w:author="Daniel Ly" w:date="2025-09-29T11:13:00Z" w16du:dateUtc="2025-09-29T18:13:00Z">
        <w:r>
          <w:rPr>
            <w:rFonts w:ascii="Cambria" w:eastAsia="Cambria" w:hAnsi="Cambria" w:cs="Cambria"/>
            <w:sz w:val="20"/>
            <w:szCs w:val="20"/>
          </w:rPr>
          <w:t xml:space="preserve">{{ </w:t>
        </w:r>
      </w:ins>
      <w:r>
        <w:rPr>
          <w:rFonts w:ascii="Cambria" w:eastAsia="Cambria" w:hAnsi="Cambria" w:cs="Cambria"/>
          <w:sz w:val="20"/>
          <w:szCs w:val="20"/>
        </w:rPr>
        <w:t>cas_planning_ss</w:t>
      </w:r>
      <w:ins w:id="486" w:author="Daniel Ly" w:date="2025-09-29T11:13:00Z" w16du:dateUtc="2025-09-29T18:13:00Z">
        <w:r>
          <w:rPr>
            <w:rFonts w:ascii="Cambria" w:eastAsia="Cambria" w:hAnsi="Cambria" w:cs="Cambria"/>
            <w:sz w:val="20"/>
            <w:szCs w:val="20"/>
          </w:rPr>
          <w:t xml:space="preserve"> }}</w:t>
        </w:r>
      </w:ins>
      <w:del w:id="487" w:author="Daniel Ly" w:date="2025-09-29T11:13:00Z" w16du:dateUtc="2025-09-29T18:13:00Z">
        <w:r w:rsidDel="00CE684A">
          <w:rPr>
            <w:rFonts w:ascii="Cambria" w:eastAsia="Cambria" w:hAnsi="Cambria" w:cs="Cambria"/>
            <w:sz w:val="20"/>
            <w:szCs w:val="20"/>
          </w:rPr>
          <w:delText>100</w:delText>
        </w:r>
      </w:del>
      <w:r>
        <w:rPr>
          <w:rFonts w:ascii="Cambria" w:eastAsia="Cambria" w:hAnsi="Cambria" w:cs="Cambria"/>
          <w:sz w:val="20"/>
          <w:szCs w:val="20"/>
        </w:rPr>
        <w:t xml:space="preserve">; PR= </w:t>
      </w:r>
      <w:ins w:id="488" w:author="Daniel Ly" w:date="2025-09-29T11:13:00Z" w16du:dateUtc="2025-09-29T18:13:00Z">
        <w:r w:rsidRPr="00CE684A">
          <w:rPr>
            <w:rFonts w:ascii="Cambria" w:eastAsia="Cambria" w:hAnsi="Cambria" w:cs="Cambria"/>
            <w:sz w:val="20"/>
            <w:szCs w:val="20"/>
          </w:rPr>
          <w:t xml:space="preserve">{{ </w:t>
        </w:r>
      </w:ins>
      <w:r>
        <w:rPr>
          <w:rFonts w:ascii="Cambria" w:eastAsia="Cambria" w:hAnsi="Cambria" w:cs="Cambria"/>
          <w:sz w:val="20"/>
          <w:szCs w:val="20"/>
        </w:rPr>
        <w:t>cas_planning_percentile</w:t>
      </w:r>
      <w:ins w:id="489" w:author="Daniel Ly" w:date="2025-09-29T11:13:00Z" w16du:dateUtc="2025-09-29T18:13:00Z">
        <w:r w:rsidRPr="00CE684A">
          <w:rPr>
            <w:rFonts w:ascii="Cambria" w:eastAsia="Cambria" w:hAnsi="Cambria" w:cs="Cambria"/>
            <w:sz w:val="20"/>
            <w:szCs w:val="20"/>
          </w:rPr>
          <w:t xml:space="preserve"> }}</w:t>
        </w:r>
      </w:ins>
      <w:del w:id="490" w:author="Daniel Ly" w:date="2025-09-29T11:13:00Z" w16du:dateUtc="2025-09-29T18:13:00Z">
        <w:r w:rsidDel="00CE684A">
          <w:rPr>
            <w:rFonts w:ascii="Cambria" w:eastAsia="Cambria" w:hAnsi="Cambria" w:cs="Cambria"/>
            <w:sz w:val="20"/>
            <w:szCs w:val="20"/>
          </w:rPr>
          <w:delText>50</w:delText>
        </w:r>
      </w:del>
      <w:r>
        <w:rPr>
          <w:rFonts w:ascii="Cambria" w:eastAsia="Cambria" w:hAnsi="Cambria" w:cs="Cambria"/>
          <w:sz w:val="20"/>
          <w:szCs w:val="20"/>
        </w:rPr>
        <w:t xml:space="preserve">   </w:t>
      </w:r>
      <w:ins w:id="491" w:author="Daniel Ly" w:date="2025-09-29T11:13:00Z" w16du:dateUtc="2025-09-29T18:13:00Z">
        <w:r w:rsidRPr="00CE684A">
          <w:rPr>
            <w:rFonts w:ascii="Cambria" w:eastAsia="Cambria" w:hAnsi="Cambria" w:cs="Cambria"/>
            <w:sz w:val="20"/>
            <w:szCs w:val="20"/>
          </w:rPr>
          <w:t xml:space="preserve">{{ </w:t>
        </w:r>
      </w:ins>
      <w:r>
        <w:rPr>
          <w:rFonts w:ascii="Cambria" w:eastAsia="Cambria" w:hAnsi="Cambria" w:cs="Cambria"/>
          <w:sz w:val="20"/>
          <w:szCs w:val="20"/>
        </w:rPr>
        <w:t>cas_planning_sl</w:t>
      </w:r>
      <w:ins w:id="492" w:author="Daniel Ly" w:date="2025-09-29T11:13:00Z" w16du:dateUtc="2025-09-29T18:13:00Z">
        <w:r w:rsidRPr="00CE684A">
          <w:rPr>
            <w:rFonts w:ascii="Cambria" w:eastAsia="Cambria" w:hAnsi="Cambria" w:cs="Cambria"/>
            <w:sz w:val="20"/>
            <w:szCs w:val="20"/>
          </w:rPr>
          <w:t xml:space="preserve"> }}</w:t>
        </w:r>
      </w:ins>
      <w:del w:id="493" w:author="Daniel Ly" w:date="2025-09-29T11:13:00Z" w16du:dateUtc="2025-09-29T18:13:00Z">
        <w:r w:rsidDel="00CE684A">
          <w:rPr>
            <w:rFonts w:ascii="Cambria" w:eastAsia="Cambria" w:hAnsi="Cambria" w:cs="Cambria"/>
            <w:sz w:val="20"/>
            <w:szCs w:val="20"/>
          </w:rPr>
          <w:delText>Average</w:delText>
        </w:r>
      </w:del>
    </w:p>
    <w:p w14:paraId="7961E88D"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Simultaneous: SS=</w:t>
      </w:r>
      <w:ins w:id="494" w:author="Daniel Ly" w:date="2025-09-29T11:13:00Z" w16du:dateUtc="2025-09-29T18:13:00Z">
        <w:r w:rsidRPr="00CE684A">
          <w:rPr>
            <w:rFonts w:ascii="Cambria" w:eastAsia="Cambria" w:hAnsi="Cambria" w:cs="Cambria"/>
            <w:sz w:val="20"/>
            <w:szCs w:val="20"/>
          </w:rPr>
          <w:t xml:space="preserve">{{ </w:t>
        </w:r>
      </w:ins>
      <w:r>
        <w:rPr>
          <w:rFonts w:ascii="Cambria" w:eastAsia="Cambria" w:hAnsi="Cambria" w:cs="Cambria"/>
          <w:sz w:val="20"/>
          <w:szCs w:val="20"/>
        </w:rPr>
        <w:t>cas_simultaneous_ss</w:t>
      </w:r>
      <w:ins w:id="495" w:author="Daniel Ly" w:date="2025-09-29T11:13:00Z" w16du:dateUtc="2025-09-29T18:13:00Z">
        <w:r w:rsidRPr="00CE684A">
          <w:rPr>
            <w:rFonts w:ascii="Cambria" w:eastAsia="Cambria" w:hAnsi="Cambria" w:cs="Cambria"/>
            <w:sz w:val="20"/>
            <w:szCs w:val="20"/>
          </w:rPr>
          <w:t xml:space="preserve"> }}</w:t>
        </w:r>
      </w:ins>
      <w:del w:id="496" w:author="Daniel Ly" w:date="2025-09-29T11:13:00Z" w16du:dateUtc="2025-09-29T18:13:00Z">
        <w:r w:rsidDel="00CE684A">
          <w:rPr>
            <w:rFonts w:ascii="Cambria" w:eastAsia="Cambria" w:hAnsi="Cambria" w:cs="Cambria"/>
            <w:sz w:val="20"/>
            <w:szCs w:val="20"/>
          </w:rPr>
          <w:delText>100</w:delText>
        </w:r>
      </w:del>
      <w:r>
        <w:rPr>
          <w:rFonts w:ascii="Cambria" w:eastAsia="Cambria" w:hAnsi="Cambria" w:cs="Cambria"/>
          <w:sz w:val="20"/>
          <w:szCs w:val="20"/>
        </w:rPr>
        <w:t xml:space="preserve">; PR= </w:t>
      </w:r>
      <w:ins w:id="497" w:author="Daniel Ly" w:date="2025-09-29T11:13:00Z" w16du:dateUtc="2025-09-29T18:13:00Z">
        <w:r w:rsidRPr="00CE684A">
          <w:rPr>
            <w:rFonts w:ascii="Cambria" w:eastAsia="Cambria" w:hAnsi="Cambria" w:cs="Cambria"/>
            <w:sz w:val="20"/>
            <w:szCs w:val="20"/>
          </w:rPr>
          <w:t xml:space="preserve">{{ </w:t>
        </w:r>
      </w:ins>
      <w:r>
        <w:rPr>
          <w:rFonts w:ascii="Cambria" w:eastAsia="Cambria" w:hAnsi="Cambria" w:cs="Cambria"/>
          <w:sz w:val="20"/>
          <w:szCs w:val="20"/>
        </w:rPr>
        <w:t>cas_simultaneous_percentile</w:t>
      </w:r>
      <w:ins w:id="498" w:author="Daniel Ly" w:date="2025-09-29T11:13:00Z" w16du:dateUtc="2025-09-29T18:13:00Z">
        <w:r w:rsidRPr="00CE684A">
          <w:rPr>
            <w:rFonts w:ascii="Cambria" w:eastAsia="Cambria" w:hAnsi="Cambria" w:cs="Cambria"/>
            <w:sz w:val="20"/>
            <w:szCs w:val="20"/>
          </w:rPr>
          <w:t xml:space="preserve"> }}</w:t>
        </w:r>
      </w:ins>
      <w:del w:id="499" w:author="Daniel Ly" w:date="2025-09-29T11:13:00Z" w16du:dateUtc="2025-09-29T18:13:00Z">
        <w:r w:rsidDel="00CE684A">
          <w:rPr>
            <w:rFonts w:ascii="Cambria" w:eastAsia="Cambria" w:hAnsi="Cambria" w:cs="Cambria"/>
            <w:sz w:val="20"/>
            <w:szCs w:val="20"/>
          </w:rPr>
          <w:delText>50</w:delText>
        </w:r>
      </w:del>
      <w:r>
        <w:rPr>
          <w:rFonts w:ascii="Cambria" w:eastAsia="Cambria" w:hAnsi="Cambria" w:cs="Cambria"/>
          <w:sz w:val="20"/>
          <w:szCs w:val="20"/>
        </w:rPr>
        <w:t xml:space="preserve">   </w:t>
      </w:r>
      <w:ins w:id="500" w:author="Daniel Ly" w:date="2025-09-29T11:13:00Z" w16du:dateUtc="2025-09-29T18:13:00Z">
        <w:r w:rsidRPr="00CE684A">
          <w:rPr>
            <w:rFonts w:ascii="Cambria" w:eastAsia="Cambria" w:hAnsi="Cambria" w:cs="Cambria"/>
            <w:sz w:val="20"/>
            <w:szCs w:val="20"/>
          </w:rPr>
          <w:t xml:space="preserve">{{ </w:t>
        </w:r>
      </w:ins>
      <w:r>
        <w:rPr>
          <w:rFonts w:ascii="Cambria" w:eastAsia="Cambria" w:hAnsi="Cambria" w:cs="Cambria"/>
          <w:sz w:val="20"/>
          <w:szCs w:val="20"/>
        </w:rPr>
        <w:t>cas_simultaneous_sl</w:t>
      </w:r>
      <w:ins w:id="501" w:author="Daniel Ly" w:date="2025-09-29T11:13:00Z" w16du:dateUtc="2025-09-29T18:13:00Z">
        <w:r w:rsidRPr="00CE684A">
          <w:rPr>
            <w:rFonts w:ascii="Cambria" w:eastAsia="Cambria" w:hAnsi="Cambria" w:cs="Cambria"/>
            <w:sz w:val="20"/>
            <w:szCs w:val="20"/>
          </w:rPr>
          <w:t xml:space="preserve"> }}</w:t>
        </w:r>
      </w:ins>
      <w:del w:id="502" w:author="Daniel Ly" w:date="2025-09-29T11:13:00Z" w16du:dateUtc="2025-09-29T18:13:00Z">
        <w:r w:rsidDel="00CE684A">
          <w:rPr>
            <w:rFonts w:ascii="Cambria" w:eastAsia="Cambria" w:hAnsi="Cambria" w:cs="Cambria"/>
            <w:sz w:val="20"/>
            <w:szCs w:val="20"/>
          </w:rPr>
          <w:delText>Average</w:delText>
        </w:r>
      </w:del>
    </w:p>
    <w:p w14:paraId="3C236E39"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Attention: SS=</w:t>
      </w:r>
      <w:ins w:id="503" w:author="Daniel Ly" w:date="2025-09-29T11:13:00Z" w16du:dateUtc="2025-09-29T18:13:00Z">
        <w:r w:rsidRPr="00CE684A">
          <w:rPr>
            <w:rFonts w:ascii="Cambria" w:eastAsia="Cambria" w:hAnsi="Cambria" w:cs="Cambria"/>
            <w:sz w:val="20"/>
            <w:szCs w:val="20"/>
          </w:rPr>
          <w:t xml:space="preserve">{{ </w:t>
        </w:r>
      </w:ins>
      <w:r>
        <w:rPr>
          <w:rFonts w:ascii="Cambria" w:eastAsia="Cambria" w:hAnsi="Cambria" w:cs="Cambria"/>
          <w:sz w:val="20"/>
          <w:szCs w:val="20"/>
        </w:rPr>
        <w:t>cas_attention_ss</w:t>
      </w:r>
      <w:ins w:id="504" w:author="Daniel Ly" w:date="2025-09-29T11:13:00Z" w16du:dateUtc="2025-09-29T18:13:00Z">
        <w:r w:rsidRPr="00CE684A">
          <w:rPr>
            <w:rFonts w:ascii="Cambria" w:eastAsia="Cambria" w:hAnsi="Cambria" w:cs="Cambria"/>
            <w:sz w:val="20"/>
            <w:szCs w:val="20"/>
          </w:rPr>
          <w:t xml:space="preserve"> }}</w:t>
        </w:r>
      </w:ins>
      <w:del w:id="505" w:author="Daniel Ly" w:date="2025-09-29T11:13:00Z" w16du:dateUtc="2025-09-29T18:13:00Z">
        <w:r w:rsidDel="00CE684A">
          <w:rPr>
            <w:rFonts w:ascii="Cambria" w:eastAsia="Cambria" w:hAnsi="Cambria" w:cs="Cambria"/>
            <w:sz w:val="20"/>
            <w:szCs w:val="20"/>
          </w:rPr>
          <w:delText>100</w:delText>
        </w:r>
      </w:del>
      <w:r>
        <w:rPr>
          <w:rFonts w:ascii="Cambria" w:eastAsia="Cambria" w:hAnsi="Cambria" w:cs="Cambria"/>
          <w:sz w:val="20"/>
          <w:szCs w:val="20"/>
        </w:rPr>
        <w:t xml:space="preserve">; PR= </w:t>
      </w:r>
      <w:ins w:id="506" w:author="Daniel Ly" w:date="2025-09-29T11:14:00Z" w16du:dateUtc="2025-09-29T18:14:00Z">
        <w:r w:rsidRPr="00CE684A">
          <w:rPr>
            <w:rFonts w:ascii="Cambria" w:eastAsia="Cambria" w:hAnsi="Cambria" w:cs="Cambria"/>
            <w:sz w:val="20"/>
            <w:szCs w:val="20"/>
          </w:rPr>
          <w:t xml:space="preserve">{{ </w:t>
        </w:r>
      </w:ins>
      <w:r>
        <w:rPr>
          <w:rFonts w:ascii="Cambria" w:eastAsia="Cambria" w:hAnsi="Cambria" w:cs="Cambria"/>
          <w:sz w:val="20"/>
          <w:szCs w:val="20"/>
        </w:rPr>
        <w:t>cas_attention_percentile</w:t>
      </w:r>
      <w:ins w:id="507" w:author="Daniel Ly" w:date="2025-09-29T11:14:00Z" w16du:dateUtc="2025-09-29T18:14:00Z">
        <w:r w:rsidRPr="00CE684A">
          <w:rPr>
            <w:rFonts w:ascii="Cambria" w:eastAsia="Cambria" w:hAnsi="Cambria" w:cs="Cambria"/>
            <w:sz w:val="20"/>
            <w:szCs w:val="20"/>
          </w:rPr>
          <w:t xml:space="preserve"> }}</w:t>
        </w:r>
      </w:ins>
      <w:del w:id="508" w:author="Daniel Ly" w:date="2025-09-29T11:14:00Z" w16du:dateUtc="2025-09-29T18:14:00Z">
        <w:r w:rsidDel="00CE684A">
          <w:rPr>
            <w:rFonts w:ascii="Cambria" w:eastAsia="Cambria" w:hAnsi="Cambria" w:cs="Cambria"/>
            <w:sz w:val="20"/>
            <w:szCs w:val="20"/>
          </w:rPr>
          <w:delText>50</w:delText>
        </w:r>
      </w:del>
      <w:r>
        <w:rPr>
          <w:rFonts w:ascii="Cambria" w:eastAsia="Cambria" w:hAnsi="Cambria" w:cs="Cambria"/>
          <w:sz w:val="20"/>
          <w:szCs w:val="20"/>
        </w:rPr>
        <w:t xml:space="preserve">   </w:t>
      </w:r>
      <w:ins w:id="509" w:author="Daniel Ly" w:date="2025-09-29T11:14:00Z" w16du:dateUtc="2025-09-29T18:14:00Z">
        <w:r w:rsidRPr="00CE684A">
          <w:rPr>
            <w:rFonts w:ascii="Cambria" w:eastAsia="Cambria" w:hAnsi="Cambria" w:cs="Cambria"/>
            <w:sz w:val="20"/>
            <w:szCs w:val="20"/>
          </w:rPr>
          <w:t xml:space="preserve">{{ </w:t>
        </w:r>
      </w:ins>
      <w:r>
        <w:rPr>
          <w:rFonts w:ascii="Cambria" w:eastAsia="Cambria" w:hAnsi="Cambria" w:cs="Cambria"/>
          <w:sz w:val="20"/>
          <w:szCs w:val="20"/>
        </w:rPr>
        <w:t>cas_attention_sl</w:t>
      </w:r>
      <w:ins w:id="510" w:author="Daniel Ly" w:date="2025-09-29T11:14:00Z" w16du:dateUtc="2025-09-29T18:14:00Z">
        <w:r w:rsidRPr="00CE684A">
          <w:rPr>
            <w:rFonts w:ascii="Cambria" w:eastAsia="Cambria" w:hAnsi="Cambria" w:cs="Cambria"/>
            <w:sz w:val="20"/>
            <w:szCs w:val="20"/>
          </w:rPr>
          <w:t xml:space="preserve"> }}</w:t>
        </w:r>
      </w:ins>
      <w:del w:id="511" w:author="Daniel Ly" w:date="2025-09-29T11:14:00Z" w16du:dateUtc="2025-09-29T18:14:00Z">
        <w:r w:rsidDel="00CE684A">
          <w:rPr>
            <w:rFonts w:ascii="Cambria" w:eastAsia="Cambria" w:hAnsi="Cambria" w:cs="Cambria"/>
            <w:sz w:val="20"/>
            <w:szCs w:val="20"/>
          </w:rPr>
          <w:delText>Average</w:delText>
        </w:r>
      </w:del>
    </w:p>
    <w:p w14:paraId="36484412" w14:textId="77777777" w:rsidR="00FA4CCF" w:rsidDel="007E1B1F" w:rsidRDefault="00FA4CCF" w:rsidP="00FA4CCF">
      <w:pPr>
        <w:spacing w:line="331" w:lineRule="auto"/>
        <w:ind w:left="-720" w:right="-720"/>
        <w:rPr>
          <w:del w:id="512" w:author="Daniel Ly" w:date="2025-09-29T16:35:00Z" w16du:dateUtc="2025-09-29T23:35:00Z"/>
          <w:rFonts w:ascii="Cambria" w:eastAsia="Cambria" w:hAnsi="Cambria" w:cs="Cambria"/>
          <w:sz w:val="20"/>
          <w:szCs w:val="20"/>
        </w:rPr>
      </w:pPr>
      <w:r>
        <w:rPr>
          <w:rFonts w:ascii="Cambria" w:eastAsia="Cambria" w:hAnsi="Cambria" w:cs="Cambria"/>
          <w:sz w:val="20"/>
          <w:szCs w:val="20"/>
        </w:rPr>
        <w:t>Successive: SS=</w:t>
      </w:r>
      <w:ins w:id="513" w:author="Daniel Ly" w:date="2025-09-29T11:14:00Z" w16du:dateUtc="2025-09-29T18:14:00Z">
        <w:r w:rsidRPr="00CE684A">
          <w:rPr>
            <w:rFonts w:ascii="Cambria" w:eastAsia="Cambria" w:hAnsi="Cambria" w:cs="Cambria"/>
            <w:sz w:val="20"/>
            <w:szCs w:val="20"/>
          </w:rPr>
          <w:t xml:space="preserve">{{ </w:t>
        </w:r>
      </w:ins>
      <w:r>
        <w:rPr>
          <w:rFonts w:ascii="Cambria" w:eastAsia="Cambria" w:hAnsi="Cambria" w:cs="Cambria"/>
          <w:sz w:val="20"/>
          <w:szCs w:val="20"/>
        </w:rPr>
        <w:t>cas_successive_ss</w:t>
      </w:r>
      <w:ins w:id="514" w:author="Daniel Ly" w:date="2025-09-29T11:14:00Z" w16du:dateUtc="2025-09-29T18:14:00Z">
        <w:r w:rsidRPr="00CE684A">
          <w:rPr>
            <w:rFonts w:ascii="Cambria" w:eastAsia="Cambria" w:hAnsi="Cambria" w:cs="Cambria"/>
            <w:sz w:val="20"/>
            <w:szCs w:val="20"/>
          </w:rPr>
          <w:t xml:space="preserve"> }}</w:t>
        </w:r>
      </w:ins>
      <w:del w:id="515" w:author="Daniel Ly" w:date="2025-09-29T11:14:00Z" w16du:dateUtc="2025-09-29T18:14:00Z">
        <w:r w:rsidDel="00CE684A">
          <w:rPr>
            <w:rFonts w:ascii="Cambria" w:eastAsia="Cambria" w:hAnsi="Cambria" w:cs="Cambria"/>
            <w:sz w:val="20"/>
            <w:szCs w:val="20"/>
          </w:rPr>
          <w:delText>100</w:delText>
        </w:r>
      </w:del>
      <w:r>
        <w:rPr>
          <w:rFonts w:ascii="Cambria" w:eastAsia="Cambria" w:hAnsi="Cambria" w:cs="Cambria"/>
          <w:sz w:val="20"/>
          <w:szCs w:val="20"/>
        </w:rPr>
        <w:t xml:space="preserve">; PR= </w:t>
      </w:r>
      <w:ins w:id="516" w:author="Daniel Ly" w:date="2025-09-29T11:14:00Z" w16du:dateUtc="2025-09-29T18:14:00Z">
        <w:r w:rsidRPr="00CE684A">
          <w:rPr>
            <w:rFonts w:ascii="Cambria" w:eastAsia="Cambria" w:hAnsi="Cambria" w:cs="Cambria"/>
            <w:sz w:val="20"/>
            <w:szCs w:val="20"/>
          </w:rPr>
          <w:t xml:space="preserve">{{ </w:t>
        </w:r>
      </w:ins>
      <w:r>
        <w:rPr>
          <w:rFonts w:ascii="Cambria" w:eastAsia="Cambria" w:hAnsi="Cambria" w:cs="Cambria"/>
          <w:sz w:val="20"/>
          <w:szCs w:val="20"/>
        </w:rPr>
        <w:t>cas_successive_percentile</w:t>
      </w:r>
      <w:ins w:id="517" w:author="Daniel Ly" w:date="2025-09-29T11:14:00Z" w16du:dateUtc="2025-09-29T18:14:00Z">
        <w:r w:rsidRPr="00CE684A">
          <w:rPr>
            <w:rFonts w:ascii="Cambria" w:eastAsia="Cambria" w:hAnsi="Cambria" w:cs="Cambria"/>
            <w:sz w:val="20"/>
            <w:szCs w:val="20"/>
          </w:rPr>
          <w:t xml:space="preserve"> }}</w:t>
        </w:r>
      </w:ins>
      <w:del w:id="518" w:author="Daniel Ly" w:date="2025-09-29T11:14:00Z" w16du:dateUtc="2025-09-29T18:14:00Z">
        <w:r w:rsidDel="00CE684A">
          <w:rPr>
            <w:rFonts w:ascii="Cambria" w:eastAsia="Cambria" w:hAnsi="Cambria" w:cs="Cambria"/>
            <w:sz w:val="20"/>
            <w:szCs w:val="20"/>
          </w:rPr>
          <w:delText>50</w:delText>
        </w:r>
      </w:del>
      <w:r>
        <w:rPr>
          <w:rFonts w:ascii="Cambria" w:eastAsia="Cambria" w:hAnsi="Cambria" w:cs="Cambria"/>
          <w:sz w:val="20"/>
          <w:szCs w:val="20"/>
        </w:rPr>
        <w:t xml:space="preserve">   </w:t>
      </w:r>
      <w:ins w:id="519" w:author="Daniel Ly" w:date="2025-09-29T11:14:00Z" w16du:dateUtc="2025-09-29T18:14:00Z">
        <w:r w:rsidRPr="00CE684A">
          <w:rPr>
            <w:rFonts w:ascii="Cambria" w:eastAsia="Cambria" w:hAnsi="Cambria" w:cs="Cambria"/>
            <w:sz w:val="20"/>
            <w:szCs w:val="20"/>
          </w:rPr>
          <w:t xml:space="preserve">{{ </w:t>
        </w:r>
      </w:ins>
      <w:r>
        <w:rPr>
          <w:rFonts w:ascii="Cambria" w:eastAsia="Cambria" w:hAnsi="Cambria" w:cs="Cambria"/>
          <w:sz w:val="20"/>
          <w:szCs w:val="20"/>
        </w:rPr>
        <w:t>cas_successive_sl</w:t>
      </w:r>
      <w:ins w:id="520" w:author="Daniel Ly" w:date="2025-09-29T11:14:00Z" w16du:dateUtc="2025-09-29T18:14:00Z">
        <w:r w:rsidRPr="00CE684A">
          <w:rPr>
            <w:rFonts w:ascii="Cambria" w:eastAsia="Cambria" w:hAnsi="Cambria" w:cs="Cambria"/>
            <w:sz w:val="20"/>
            <w:szCs w:val="20"/>
          </w:rPr>
          <w:t xml:space="preserve"> }}</w:t>
        </w:r>
      </w:ins>
      <w:del w:id="521" w:author="Daniel Ly" w:date="2025-09-29T11:14:00Z" w16du:dateUtc="2025-09-29T18:14:00Z">
        <w:r w:rsidDel="00CE684A">
          <w:rPr>
            <w:rFonts w:ascii="Cambria" w:eastAsia="Cambria" w:hAnsi="Cambria" w:cs="Cambria"/>
            <w:sz w:val="20"/>
            <w:szCs w:val="20"/>
          </w:rPr>
          <w:delText>Average</w:delText>
        </w:r>
      </w:del>
    </w:p>
    <w:p w14:paraId="0D682555" w14:textId="77777777" w:rsidR="00FA4CCF" w:rsidRDefault="00FA4CCF" w:rsidP="00FA4CCF">
      <w:pPr>
        <w:spacing w:line="331" w:lineRule="auto"/>
        <w:ind w:left="-720" w:right="-720"/>
        <w:rPr>
          <w:ins w:id="522" w:author="Daniel Ly" w:date="2025-09-29T11:46:00Z" w16du:dateUtc="2025-09-29T18:46:00Z"/>
          <w:rFonts w:ascii="Cambria" w:eastAsia="Cambria" w:hAnsi="Cambria" w:cs="Cambria"/>
          <w:sz w:val="20"/>
          <w:szCs w:val="20"/>
        </w:rPr>
        <w:pPrChange w:id="523" w:author="Daniel Ly" w:date="2025-09-29T16:35:00Z" w16du:dateUtc="2025-09-29T23:35:00Z">
          <w:pPr>
            <w:ind w:left="-720" w:right="-720"/>
          </w:pPr>
        </w:pPrChange>
      </w:pPr>
    </w:p>
    <w:p w14:paraId="6F6CE998" w14:textId="77777777" w:rsidR="00FA4CCF" w:rsidRDefault="00FA4CCF" w:rsidP="00FA4CCF">
      <w:pPr>
        <w:ind w:left="-720" w:right="-720"/>
        <w:rPr>
          <w:rFonts w:ascii="Cambria" w:eastAsia="Cambria" w:hAnsi="Cambria" w:cs="Cambria"/>
          <w:sz w:val="20"/>
          <w:szCs w:val="20"/>
        </w:rPr>
      </w:pPr>
    </w:p>
    <w:p w14:paraId="404A6381"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CAS2: other composites </w:t>
      </w:r>
    </w:p>
    <w:p w14:paraId="00D82C4D"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Executive Functioning: The examinee's Executive Function score was within the Average range. The Executive Functioning subtests required control of thinking, behavior, and attention (Planned Connections and Expressive Attention). {{ student_upper_per_pronoun }} obtained a score of </w:t>
      </w:r>
      <w:ins w:id="524" w:author="Daniel Ly" w:date="2025-09-29T11:47:00Z" w16du:dateUtc="2025-09-29T18:47:00Z">
        <w:r>
          <w:rPr>
            <w:rFonts w:ascii="Cambria" w:eastAsia="Cambria" w:hAnsi="Cambria" w:cs="Cambria"/>
            <w:sz w:val="20"/>
            <w:szCs w:val="20"/>
          </w:rPr>
          <w:t xml:space="preserve">{{ </w:t>
        </w:r>
      </w:ins>
      <w:r>
        <w:rPr>
          <w:rFonts w:ascii="Cambria" w:eastAsia="Cambria" w:hAnsi="Cambria" w:cs="Cambria"/>
          <w:sz w:val="20"/>
          <w:szCs w:val="20"/>
        </w:rPr>
        <w:t>cas_efwowm_ss</w:t>
      </w:r>
      <w:ins w:id="525" w:author="Daniel Ly" w:date="2025-09-29T11:47:00Z" w16du:dateUtc="2025-09-29T18:47:00Z">
        <w:r>
          <w:rPr>
            <w:rFonts w:ascii="Cambria" w:eastAsia="Cambria" w:hAnsi="Cambria" w:cs="Cambria"/>
            <w:sz w:val="20"/>
            <w:szCs w:val="20"/>
          </w:rPr>
          <w:t xml:space="preserve"> }}</w:t>
        </w:r>
      </w:ins>
      <w:del w:id="526" w:author="Daniel Ly" w:date="2025-09-29T11:47:00Z" w16du:dateUtc="2025-09-29T18:47:00Z">
        <w:r w:rsidDel="00CD4A77">
          <w:rPr>
            <w:rFonts w:ascii="Cambria" w:eastAsia="Cambria" w:hAnsi="Cambria" w:cs="Cambria"/>
            <w:sz w:val="20"/>
            <w:szCs w:val="20"/>
          </w:rPr>
          <w:delText>100</w:delText>
        </w:r>
      </w:del>
      <w:r>
        <w:rPr>
          <w:rFonts w:ascii="Cambria" w:eastAsia="Cambria" w:hAnsi="Cambria" w:cs="Cambria"/>
          <w:sz w:val="20"/>
          <w:szCs w:val="20"/>
        </w:rPr>
        <w:t xml:space="preserve"> (PR= </w:t>
      </w:r>
      <w:ins w:id="527" w:author="Daniel Ly" w:date="2025-09-29T11:48:00Z" w16du:dateUtc="2025-09-29T18:48:00Z">
        <w:r>
          <w:rPr>
            <w:rFonts w:ascii="Cambria" w:eastAsia="Cambria" w:hAnsi="Cambria" w:cs="Cambria"/>
            <w:sz w:val="20"/>
            <w:szCs w:val="20"/>
          </w:rPr>
          <w:t xml:space="preserve">{{ </w:t>
        </w:r>
      </w:ins>
      <w:r>
        <w:rPr>
          <w:rFonts w:ascii="Cambria" w:eastAsia="Cambria" w:hAnsi="Cambria" w:cs="Cambria"/>
          <w:sz w:val="20"/>
          <w:szCs w:val="20"/>
        </w:rPr>
        <w:t>cas_efwowm_percentile</w:t>
      </w:r>
      <w:ins w:id="528" w:author="Daniel Ly" w:date="2025-09-29T11:48:00Z" w16du:dateUtc="2025-09-29T18:48:00Z">
        <w:r>
          <w:rPr>
            <w:rFonts w:ascii="Cambria" w:eastAsia="Cambria" w:hAnsi="Cambria" w:cs="Cambria"/>
            <w:sz w:val="20"/>
            <w:szCs w:val="20"/>
          </w:rPr>
          <w:t xml:space="preserve"> }}</w:t>
        </w:r>
      </w:ins>
      <w:del w:id="529" w:author="Daniel Ly" w:date="2025-09-29T11:48:00Z" w16du:dateUtc="2025-09-29T18:48:00Z">
        <w:r w:rsidDel="00CD4A77">
          <w:rPr>
            <w:rFonts w:ascii="Cambria" w:eastAsia="Cambria" w:hAnsi="Cambria" w:cs="Cambria"/>
            <w:sz w:val="20"/>
            <w:szCs w:val="20"/>
          </w:rPr>
          <w:delText>50</w:delText>
        </w:r>
      </w:del>
      <w:r>
        <w:rPr>
          <w:rFonts w:ascii="Cambria" w:eastAsia="Cambria" w:hAnsi="Cambria" w:cs="Cambria"/>
          <w:sz w:val="20"/>
          <w:szCs w:val="20"/>
        </w:rPr>
        <w:t>) on the Executive Function scale, which measures how well one can control impulses and shift from one activity to another with ease.</w:t>
      </w:r>
    </w:p>
    <w:p w14:paraId="002830B0" w14:textId="77777777" w:rsidR="00FA4CCF" w:rsidRDefault="00FA4CCF" w:rsidP="00FA4CCF">
      <w:pPr>
        <w:ind w:left="-720" w:right="-720"/>
        <w:rPr>
          <w:rFonts w:ascii="Cambria" w:eastAsia="Cambria" w:hAnsi="Cambria" w:cs="Cambria"/>
          <w:sz w:val="20"/>
          <w:szCs w:val="20"/>
        </w:rPr>
      </w:pPr>
    </w:p>
    <w:p w14:paraId="20E07195"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Working Memory: Working memory is the ability to hold information in one's mind and then use it within a few seconds. The most common example of working memory is holding a phone number in one's mind long enough to dial it. Working memory is also a part of the short-term memory system and involves manipulating or transforming information and using it in some way (e.g., saying the months of the year backwards or doing mental math). Working Memory skills are important for reading, writing, and math. The examinee's overall performance on the Working Memory measures fell within the </w:t>
      </w:r>
      <w:ins w:id="530" w:author="Daniel Ly" w:date="2025-09-29T11:48:00Z" w16du:dateUtc="2025-09-29T18:48:00Z">
        <w:r>
          <w:rPr>
            <w:rFonts w:ascii="Cambria" w:eastAsia="Cambria" w:hAnsi="Cambria" w:cs="Cambria"/>
            <w:sz w:val="20"/>
            <w:szCs w:val="20"/>
          </w:rPr>
          <w:t xml:space="preserve">{{ </w:t>
        </w:r>
      </w:ins>
      <w:r>
        <w:rPr>
          <w:rFonts w:ascii="Cambria" w:eastAsia="Cambria" w:hAnsi="Cambria" w:cs="Cambria"/>
          <w:sz w:val="20"/>
          <w:szCs w:val="20"/>
        </w:rPr>
        <w:t>cas_</w:t>
      </w:r>
      <w:ins w:id="531" w:author="Daniel Ly" w:date="2025-09-29T11:48:00Z" w16du:dateUtc="2025-09-29T18:48:00Z">
        <w:r>
          <w:rPr>
            <w:rFonts w:ascii="Cambria" w:eastAsia="Cambria" w:hAnsi="Cambria" w:cs="Cambria"/>
            <w:sz w:val="20"/>
            <w:szCs w:val="20"/>
          </w:rPr>
          <w:t>wm_sl }}</w:t>
        </w:r>
      </w:ins>
      <w:del w:id="532" w:author="Daniel Ly" w:date="2025-09-29T11:48:00Z" w16du:dateUtc="2025-09-29T18:48:00Z">
        <w:r w:rsidDel="00CD4A77">
          <w:rPr>
            <w:rFonts w:ascii="Cambria" w:eastAsia="Cambria" w:hAnsi="Cambria" w:cs="Cambria"/>
            <w:sz w:val="20"/>
            <w:szCs w:val="20"/>
          </w:rPr>
          <w:delText>Average</w:delText>
        </w:r>
      </w:del>
      <w:r>
        <w:rPr>
          <w:rFonts w:ascii="Cambria" w:eastAsia="Cambria" w:hAnsi="Cambria" w:cs="Cambria"/>
          <w:sz w:val="20"/>
          <w:szCs w:val="20"/>
        </w:rPr>
        <w:t xml:space="preserve"> range (SS= </w:t>
      </w:r>
      <w:ins w:id="533" w:author="Daniel Ly" w:date="2025-09-29T11:48:00Z" w16du:dateUtc="2025-09-29T18:48:00Z">
        <w:r>
          <w:rPr>
            <w:rFonts w:ascii="Cambria" w:eastAsia="Cambria" w:hAnsi="Cambria" w:cs="Cambria"/>
            <w:sz w:val="20"/>
            <w:szCs w:val="20"/>
          </w:rPr>
          <w:t xml:space="preserve">{{ </w:t>
        </w:r>
      </w:ins>
      <w:r>
        <w:rPr>
          <w:rFonts w:ascii="Cambria" w:eastAsia="Cambria" w:hAnsi="Cambria" w:cs="Cambria"/>
          <w:sz w:val="20"/>
          <w:szCs w:val="20"/>
        </w:rPr>
        <w:t>cas_</w:t>
      </w:r>
      <w:ins w:id="534" w:author="Daniel Ly" w:date="2025-09-29T11:48:00Z" w16du:dateUtc="2025-09-29T18:48:00Z">
        <w:r>
          <w:rPr>
            <w:rFonts w:ascii="Cambria" w:eastAsia="Cambria" w:hAnsi="Cambria" w:cs="Cambria"/>
            <w:sz w:val="20"/>
            <w:szCs w:val="20"/>
          </w:rPr>
          <w:t>wm_ss }}</w:t>
        </w:r>
      </w:ins>
      <w:del w:id="535" w:author="Daniel Ly" w:date="2025-09-29T11:48:00Z" w16du:dateUtc="2025-09-29T18:48:00Z">
        <w:r w:rsidDel="00CD4A77">
          <w:rPr>
            <w:rFonts w:ascii="Cambria" w:eastAsia="Cambria" w:hAnsi="Cambria" w:cs="Cambria"/>
            <w:sz w:val="20"/>
            <w:szCs w:val="20"/>
          </w:rPr>
          <w:delText>100</w:delText>
        </w:r>
      </w:del>
      <w:r>
        <w:rPr>
          <w:rFonts w:ascii="Cambria" w:eastAsia="Cambria" w:hAnsi="Cambria" w:cs="Cambria"/>
          <w:sz w:val="20"/>
          <w:szCs w:val="20"/>
        </w:rPr>
        <w:t xml:space="preserve">; PR= </w:t>
      </w:r>
      <w:ins w:id="536" w:author="Daniel Ly" w:date="2025-09-29T11:48:00Z" w16du:dateUtc="2025-09-29T18:48:00Z">
        <w:r>
          <w:rPr>
            <w:rFonts w:ascii="Cambria" w:eastAsia="Cambria" w:hAnsi="Cambria" w:cs="Cambria"/>
            <w:sz w:val="20"/>
            <w:szCs w:val="20"/>
          </w:rPr>
          <w:t xml:space="preserve">{{ </w:t>
        </w:r>
      </w:ins>
      <w:r>
        <w:rPr>
          <w:rFonts w:ascii="Cambria" w:eastAsia="Cambria" w:hAnsi="Cambria" w:cs="Cambria"/>
          <w:sz w:val="20"/>
          <w:szCs w:val="20"/>
        </w:rPr>
        <w:t>cas_</w:t>
      </w:r>
      <w:ins w:id="537" w:author="Daniel Ly" w:date="2025-09-29T11:48:00Z" w16du:dateUtc="2025-09-29T18:48:00Z">
        <w:r>
          <w:rPr>
            <w:rFonts w:ascii="Cambria" w:eastAsia="Cambria" w:hAnsi="Cambria" w:cs="Cambria"/>
            <w:sz w:val="20"/>
            <w:szCs w:val="20"/>
          </w:rPr>
          <w:t>wm_percentile }}</w:t>
        </w:r>
      </w:ins>
      <w:del w:id="538" w:author="Daniel Ly" w:date="2025-09-29T11:48:00Z" w16du:dateUtc="2025-09-29T18:48:00Z">
        <w:r w:rsidDel="00CD4A77">
          <w:rPr>
            <w:rFonts w:ascii="Cambria" w:eastAsia="Cambria" w:hAnsi="Cambria" w:cs="Cambria"/>
            <w:sz w:val="20"/>
            <w:szCs w:val="20"/>
          </w:rPr>
          <w:delText>50</w:delText>
        </w:r>
      </w:del>
      <w:r>
        <w:rPr>
          <w:rFonts w:ascii="Cambria" w:eastAsia="Cambria" w:hAnsi="Cambria" w:cs="Cambria"/>
          <w:sz w:val="20"/>
          <w:szCs w:val="20"/>
        </w:rPr>
        <w:t>).</w:t>
      </w:r>
    </w:p>
    <w:p w14:paraId="5D723575" w14:textId="77777777" w:rsidR="00FA4CCF" w:rsidRDefault="00FA4CCF" w:rsidP="00FA4CCF">
      <w:pPr>
        <w:ind w:left="-720" w:right="-720"/>
        <w:rPr>
          <w:rFonts w:ascii="Cambria" w:eastAsia="Cambria" w:hAnsi="Cambria" w:cs="Cambria"/>
          <w:sz w:val="20"/>
          <w:szCs w:val="20"/>
        </w:rPr>
      </w:pPr>
    </w:p>
    <w:p w14:paraId="0179B328"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Nonverbal: Nonverbal intelligence is the ability to analyze information and solve problems using visual, or hands-on, reasoning; it is the ability to make sense of the world without using words. In addition, Nonverbal Intelligence allows us to think through, plan for, and implement projects. We also use nonverbal intelligence to organize and manage our time and belongings. The examinee's performance on the measures of Nonverbal reasoning fell within the </w:t>
      </w:r>
      <w:ins w:id="539" w:author="Daniel Ly" w:date="2025-09-29T15:46:00Z" w16du:dateUtc="2025-09-29T22:46:00Z">
        <w:r w:rsidRPr="00AF70E6">
          <w:rPr>
            <w:rFonts w:ascii="Cambria" w:eastAsia="Cambria" w:hAnsi="Cambria" w:cs="Cambria"/>
            <w:sz w:val="20"/>
            <w:szCs w:val="20"/>
          </w:rPr>
          <w:t xml:space="preserve">{{ </w:t>
        </w:r>
      </w:ins>
      <w:r>
        <w:rPr>
          <w:rFonts w:ascii="Cambria" w:eastAsia="Cambria" w:hAnsi="Cambria" w:cs="Cambria"/>
          <w:sz w:val="20"/>
          <w:szCs w:val="20"/>
        </w:rPr>
        <w:t>cas_</w:t>
      </w:r>
      <w:ins w:id="540" w:author="Daniel Ly" w:date="2025-09-29T15:46:00Z" w16du:dateUtc="2025-09-29T22:46:00Z">
        <w:r w:rsidRPr="00AF70E6">
          <w:rPr>
            <w:rFonts w:ascii="Cambria" w:eastAsia="Cambria" w:hAnsi="Cambria" w:cs="Cambria"/>
            <w:sz w:val="20"/>
            <w:szCs w:val="20"/>
          </w:rPr>
          <w:t>nvc_sl }}</w:t>
        </w:r>
      </w:ins>
      <w:del w:id="541" w:author="Daniel Ly" w:date="2025-09-29T15:46:00Z" w16du:dateUtc="2025-09-29T22:46:00Z">
        <w:r w:rsidDel="00AF70E6">
          <w:rPr>
            <w:rFonts w:ascii="Cambria" w:eastAsia="Cambria" w:hAnsi="Cambria" w:cs="Cambria"/>
            <w:sz w:val="20"/>
            <w:szCs w:val="20"/>
          </w:rPr>
          <w:delText>Average</w:delText>
        </w:r>
      </w:del>
      <w:r>
        <w:rPr>
          <w:rFonts w:ascii="Cambria" w:eastAsia="Cambria" w:hAnsi="Cambria" w:cs="Cambria"/>
          <w:sz w:val="20"/>
          <w:szCs w:val="20"/>
        </w:rPr>
        <w:t xml:space="preserve"> range (SS= </w:t>
      </w:r>
      <w:ins w:id="542" w:author="Daniel Ly" w:date="2025-09-29T15:46:00Z" w16du:dateUtc="2025-09-29T22:46:00Z">
        <w:r w:rsidRPr="00AF70E6">
          <w:rPr>
            <w:rFonts w:ascii="Cambria" w:eastAsia="Cambria" w:hAnsi="Cambria" w:cs="Cambria"/>
            <w:sz w:val="20"/>
            <w:szCs w:val="20"/>
          </w:rPr>
          <w:t xml:space="preserve">{{ </w:t>
        </w:r>
      </w:ins>
      <w:r>
        <w:rPr>
          <w:rFonts w:ascii="Cambria" w:eastAsia="Cambria" w:hAnsi="Cambria" w:cs="Cambria"/>
          <w:sz w:val="20"/>
          <w:szCs w:val="20"/>
        </w:rPr>
        <w:t>cas_</w:t>
      </w:r>
      <w:ins w:id="543" w:author="Daniel Ly" w:date="2025-09-29T15:46:00Z" w16du:dateUtc="2025-09-29T22:46:00Z">
        <w:r w:rsidRPr="00AF70E6">
          <w:rPr>
            <w:rFonts w:ascii="Cambria" w:eastAsia="Cambria" w:hAnsi="Cambria" w:cs="Cambria"/>
            <w:sz w:val="20"/>
            <w:szCs w:val="20"/>
          </w:rPr>
          <w:t>nvc_ss }}</w:t>
        </w:r>
      </w:ins>
      <w:del w:id="544" w:author="Daniel Ly" w:date="2025-09-29T15:46:00Z" w16du:dateUtc="2025-09-29T22:46:00Z">
        <w:r w:rsidDel="00AF70E6">
          <w:rPr>
            <w:rFonts w:ascii="Cambria" w:eastAsia="Cambria" w:hAnsi="Cambria" w:cs="Cambria"/>
            <w:sz w:val="20"/>
            <w:szCs w:val="20"/>
          </w:rPr>
          <w:delText>100</w:delText>
        </w:r>
      </w:del>
      <w:r>
        <w:rPr>
          <w:rFonts w:ascii="Cambria" w:eastAsia="Cambria" w:hAnsi="Cambria" w:cs="Cambria"/>
          <w:sz w:val="20"/>
          <w:szCs w:val="20"/>
        </w:rPr>
        <w:t xml:space="preserve">; PR= </w:t>
      </w:r>
      <w:ins w:id="545" w:author="Daniel Ly" w:date="2025-09-29T15:46:00Z" w16du:dateUtc="2025-09-29T22:46:00Z">
        <w:r w:rsidRPr="00AF70E6">
          <w:rPr>
            <w:rFonts w:ascii="Cambria" w:eastAsia="Cambria" w:hAnsi="Cambria" w:cs="Cambria"/>
            <w:sz w:val="20"/>
            <w:szCs w:val="20"/>
          </w:rPr>
          <w:t xml:space="preserve">{{ </w:t>
        </w:r>
      </w:ins>
      <w:r>
        <w:rPr>
          <w:rFonts w:ascii="Cambria" w:eastAsia="Cambria" w:hAnsi="Cambria" w:cs="Cambria"/>
          <w:sz w:val="20"/>
          <w:szCs w:val="20"/>
        </w:rPr>
        <w:t>cas_</w:t>
      </w:r>
      <w:ins w:id="546" w:author="Daniel Ly" w:date="2025-09-29T15:46:00Z" w16du:dateUtc="2025-09-29T22:46:00Z">
        <w:r w:rsidRPr="00AF70E6">
          <w:rPr>
            <w:rFonts w:ascii="Cambria" w:eastAsia="Cambria" w:hAnsi="Cambria" w:cs="Cambria"/>
            <w:sz w:val="20"/>
            <w:szCs w:val="20"/>
          </w:rPr>
          <w:t>nvc_percentile }}</w:t>
        </w:r>
      </w:ins>
      <w:del w:id="547" w:author="Daniel Ly" w:date="2025-09-29T15:46:00Z" w16du:dateUtc="2025-09-29T22:46:00Z">
        <w:r w:rsidDel="00AF70E6">
          <w:rPr>
            <w:rFonts w:ascii="Cambria" w:eastAsia="Cambria" w:hAnsi="Cambria" w:cs="Cambria"/>
            <w:sz w:val="20"/>
            <w:szCs w:val="20"/>
          </w:rPr>
          <w:delText>50</w:delText>
        </w:r>
      </w:del>
      <w:r>
        <w:rPr>
          <w:rFonts w:ascii="Cambria" w:eastAsia="Cambria" w:hAnsi="Cambria" w:cs="Cambria"/>
          <w:sz w:val="20"/>
          <w:szCs w:val="20"/>
        </w:rPr>
        <w:t>).</w:t>
      </w:r>
    </w:p>
    <w:p w14:paraId="34DABD5B" w14:textId="77777777" w:rsidR="00FA4CCF" w:rsidRDefault="00FA4CCF" w:rsidP="00FA4CCF">
      <w:pPr>
        <w:ind w:left="-720" w:right="-720"/>
        <w:rPr>
          <w:rFonts w:ascii="Cambria" w:eastAsia="Cambria" w:hAnsi="Cambria" w:cs="Cambria"/>
          <w:sz w:val="20"/>
          <w:szCs w:val="20"/>
        </w:rPr>
      </w:pPr>
    </w:p>
    <w:p w14:paraId="469F0BE6" w14:textId="77777777" w:rsidR="00FA4CCF"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Verbal: Verbal intelligence is the ability to analyze information and solve problems using language-based reasoning. Language-based reasoning may involve reading or listening to words, conversing, writing, or even thinking. The examinee's score on the Verbal Content scale was within the </w:t>
      </w:r>
      <w:ins w:id="548" w:author="Daniel Ly" w:date="2025-09-29T15:46:00Z" w16du:dateUtc="2025-09-29T22:46:00Z">
        <w:r w:rsidRPr="00AF70E6">
          <w:rPr>
            <w:rFonts w:ascii="Cambria" w:eastAsia="Cambria" w:hAnsi="Cambria" w:cs="Cambria"/>
            <w:sz w:val="20"/>
            <w:szCs w:val="20"/>
          </w:rPr>
          <w:t xml:space="preserve">{{ </w:t>
        </w:r>
      </w:ins>
      <w:r>
        <w:rPr>
          <w:rFonts w:ascii="Cambria" w:eastAsia="Cambria" w:hAnsi="Cambria" w:cs="Cambria"/>
          <w:sz w:val="20"/>
          <w:szCs w:val="20"/>
        </w:rPr>
        <w:t>cas_</w:t>
      </w:r>
      <w:ins w:id="549" w:author="Daniel Ly" w:date="2025-09-29T15:46:00Z" w16du:dateUtc="2025-09-29T22:46:00Z">
        <w:r w:rsidRPr="00AF70E6">
          <w:rPr>
            <w:rFonts w:ascii="Cambria" w:eastAsia="Cambria" w:hAnsi="Cambria" w:cs="Cambria"/>
            <w:sz w:val="20"/>
            <w:szCs w:val="20"/>
          </w:rPr>
          <w:t>vc_sl }}</w:t>
        </w:r>
      </w:ins>
      <w:del w:id="550" w:author="Daniel Ly" w:date="2025-09-29T15:46:00Z" w16du:dateUtc="2025-09-29T22:46:00Z">
        <w:r w:rsidDel="00AF70E6">
          <w:rPr>
            <w:rFonts w:ascii="Cambria" w:eastAsia="Cambria" w:hAnsi="Cambria" w:cs="Cambria"/>
            <w:sz w:val="20"/>
            <w:szCs w:val="20"/>
          </w:rPr>
          <w:delText>Average</w:delText>
        </w:r>
      </w:del>
      <w:r>
        <w:rPr>
          <w:rFonts w:ascii="Cambria" w:eastAsia="Cambria" w:hAnsi="Cambria" w:cs="Cambria"/>
          <w:sz w:val="20"/>
          <w:szCs w:val="20"/>
        </w:rPr>
        <w:t xml:space="preserve"> range (SS= </w:t>
      </w:r>
      <w:ins w:id="551" w:author="Daniel Ly" w:date="2025-09-29T15:46:00Z" w16du:dateUtc="2025-09-29T22:46:00Z">
        <w:r w:rsidRPr="00AF70E6">
          <w:rPr>
            <w:rFonts w:ascii="Cambria" w:eastAsia="Cambria" w:hAnsi="Cambria" w:cs="Cambria"/>
            <w:sz w:val="20"/>
            <w:szCs w:val="20"/>
          </w:rPr>
          <w:t xml:space="preserve">{{ </w:t>
        </w:r>
      </w:ins>
      <w:r>
        <w:rPr>
          <w:rFonts w:ascii="Cambria" w:eastAsia="Cambria" w:hAnsi="Cambria" w:cs="Cambria"/>
          <w:sz w:val="20"/>
          <w:szCs w:val="20"/>
        </w:rPr>
        <w:t>cas_</w:t>
      </w:r>
      <w:ins w:id="552" w:author="Daniel Ly" w:date="2025-09-29T15:46:00Z" w16du:dateUtc="2025-09-29T22:46:00Z">
        <w:r w:rsidRPr="00AF70E6">
          <w:rPr>
            <w:rFonts w:ascii="Cambria" w:eastAsia="Cambria" w:hAnsi="Cambria" w:cs="Cambria"/>
            <w:sz w:val="20"/>
            <w:szCs w:val="20"/>
          </w:rPr>
          <w:t>vc_ss }}</w:t>
        </w:r>
      </w:ins>
      <w:del w:id="553" w:author="Daniel Ly" w:date="2025-09-29T15:46:00Z" w16du:dateUtc="2025-09-29T22:46:00Z">
        <w:r w:rsidDel="00AF70E6">
          <w:rPr>
            <w:rFonts w:ascii="Cambria" w:eastAsia="Cambria" w:hAnsi="Cambria" w:cs="Cambria"/>
            <w:sz w:val="20"/>
            <w:szCs w:val="20"/>
          </w:rPr>
          <w:delText>100</w:delText>
        </w:r>
      </w:del>
      <w:r>
        <w:rPr>
          <w:rFonts w:ascii="Cambria" w:eastAsia="Cambria" w:hAnsi="Cambria" w:cs="Cambria"/>
          <w:sz w:val="20"/>
          <w:szCs w:val="20"/>
        </w:rPr>
        <w:t xml:space="preserve">; PR= </w:t>
      </w:r>
      <w:ins w:id="554" w:author="Daniel Ly" w:date="2025-09-29T15:46:00Z" w16du:dateUtc="2025-09-29T22:46:00Z">
        <w:r w:rsidRPr="00AF70E6">
          <w:rPr>
            <w:rFonts w:ascii="Cambria" w:eastAsia="Cambria" w:hAnsi="Cambria" w:cs="Cambria"/>
            <w:sz w:val="20"/>
            <w:szCs w:val="20"/>
          </w:rPr>
          <w:t xml:space="preserve">{{ </w:t>
        </w:r>
      </w:ins>
      <w:r>
        <w:rPr>
          <w:rFonts w:ascii="Cambria" w:eastAsia="Cambria" w:hAnsi="Cambria" w:cs="Cambria"/>
          <w:sz w:val="20"/>
          <w:szCs w:val="20"/>
        </w:rPr>
        <w:t>cas_</w:t>
      </w:r>
      <w:ins w:id="555" w:author="Daniel Ly" w:date="2025-09-29T15:46:00Z" w16du:dateUtc="2025-09-29T22:46:00Z">
        <w:r w:rsidRPr="00AF70E6">
          <w:rPr>
            <w:rFonts w:ascii="Cambria" w:eastAsia="Cambria" w:hAnsi="Cambria" w:cs="Cambria"/>
            <w:sz w:val="20"/>
            <w:szCs w:val="20"/>
          </w:rPr>
          <w:t>vc_percentile }}</w:t>
        </w:r>
      </w:ins>
      <w:del w:id="556" w:author="Daniel Ly" w:date="2025-09-29T15:46:00Z" w16du:dateUtc="2025-09-29T22:46:00Z">
        <w:r w:rsidDel="00AF70E6">
          <w:rPr>
            <w:rFonts w:ascii="Cambria" w:eastAsia="Cambria" w:hAnsi="Cambria" w:cs="Cambria"/>
            <w:sz w:val="20"/>
            <w:szCs w:val="20"/>
          </w:rPr>
          <w:delText>50</w:delText>
        </w:r>
      </w:del>
      <w:r>
        <w:rPr>
          <w:rFonts w:ascii="Cambria" w:eastAsia="Cambria" w:hAnsi="Cambria" w:cs="Cambria"/>
          <w:sz w:val="20"/>
          <w:szCs w:val="20"/>
        </w:rPr>
        <w:t>). These subtests assessed both simple and more complex verbal concepts (Receptive Attention and Verbal-Spatial Relations) and understanding verbal statements when the meaning was derived from the sequence of the words (Sentence Repetition).</w:t>
      </w:r>
    </w:p>
    <w:p w14:paraId="5E98529A" w14:textId="77777777" w:rsidR="00FA4CCF" w:rsidRDefault="00FA4CCF" w:rsidP="00FA4CCF">
      <w:pPr>
        <w:ind w:left="-720" w:right="-720"/>
        <w:rPr>
          <w:rFonts w:ascii="Cambria" w:eastAsia="Cambria" w:hAnsi="Cambria" w:cs="Cambria"/>
          <w:sz w:val="20"/>
          <w:szCs w:val="20"/>
        </w:rPr>
      </w:pPr>
    </w:p>
    <w:p w14:paraId="14A5D097" w14:textId="77777777" w:rsidR="00FA4CCF" w:rsidRPr="00300B2C" w:rsidRDefault="00FA4CCF" w:rsidP="00FA4CCF">
      <w:pPr>
        <w:spacing w:line="331" w:lineRule="auto"/>
        <w:ind w:left="-720" w:right="-720"/>
        <w:rPr>
          <w:rFonts w:ascii="Cambria" w:eastAsia="Cambria" w:hAnsi="Cambria" w:cs="Cambria"/>
          <w:sz w:val="20"/>
          <w:szCs w:val="20"/>
        </w:rPr>
      </w:pPr>
      <w:r>
        <w:rPr>
          <w:rFonts w:ascii="Cambria" w:eastAsia="Cambria" w:hAnsi="Cambria" w:cs="Cambria"/>
          <w:sz w:val="20"/>
          <w:szCs w:val="20"/>
        </w:rPr>
        <w:t xml:space="preserve">Executive Function with Working Memory: The examinee's Executive Function With Working Memory score was within the </w:t>
      </w:r>
      <w:ins w:id="557" w:author="Daniel Ly" w:date="2025-09-29T15:47:00Z" w16du:dateUtc="2025-09-29T22:47:00Z">
        <w:r>
          <w:rPr>
            <w:rFonts w:ascii="Cambria" w:eastAsia="Cambria" w:hAnsi="Cambria" w:cs="Cambria"/>
            <w:sz w:val="20"/>
            <w:szCs w:val="20"/>
          </w:rPr>
          <w:t xml:space="preserve">{{ </w:t>
        </w:r>
      </w:ins>
      <w:r>
        <w:rPr>
          <w:rFonts w:ascii="Cambria" w:eastAsia="Cambria" w:hAnsi="Cambria" w:cs="Cambria"/>
          <w:sz w:val="20"/>
          <w:szCs w:val="20"/>
        </w:rPr>
        <w:t>cas_efwwm_sl</w:t>
      </w:r>
      <w:ins w:id="558" w:author="Daniel Ly" w:date="2025-09-29T15:47:00Z" w16du:dateUtc="2025-09-29T22:47:00Z">
        <w:r>
          <w:rPr>
            <w:rFonts w:ascii="Cambria" w:eastAsia="Cambria" w:hAnsi="Cambria" w:cs="Cambria"/>
            <w:sz w:val="20"/>
            <w:szCs w:val="20"/>
          </w:rPr>
          <w:t xml:space="preserve"> }}</w:t>
        </w:r>
      </w:ins>
      <w:del w:id="559" w:author="Daniel Ly" w:date="2025-09-29T15:47:00Z" w16du:dateUtc="2025-09-29T22:47:00Z">
        <w:r w:rsidDel="00862150">
          <w:rPr>
            <w:rFonts w:ascii="Cambria" w:eastAsia="Cambria" w:hAnsi="Cambria" w:cs="Cambria"/>
            <w:sz w:val="20"/>
            <w:szCs w:val="20"/>
          </w:rPr>
          <w:delText>Average</w:delText>
        </w:r>
      </w:del>
      <w:r>
        <w:rPr>
          <w:rFonts w:ascii="Cambria" w:eastAsia="Cambria" w:hAnsi="Cambria" w:cs="Cambria"/>
          <w:sz w:val="20"/>
          <w:szCs w:val="20"/>
        </w:rPr>
        <w:t xml:space="preserve"> range (SS= </w:t>
      </w:r>
      <w:ins w:id="560" w:author="Daniel Ly" w:date="2025-09-29T15:48:00Z" w16du:dateUtc="2025-09-29T22:48:00Z">
        <w:r w:rsidRPr="00862150">
          <w:rPr>
            <w:rFonts w:ascii="Cambria" w:eastAsia="Cambria" w:hAnsi="Cambria" w:cs="Cambria"/>
            <w:sz w:val="20"/>
            <w:szCs w:val="20"/>
          </w:rPr>
          <w:t xml:space="preserve">{{ </w:t>
        </w:r>
      </w:ins>
      <w:r>
        <w:rPr>
          <w:rFonts w:ascii="Cambria" w:eastAsia="Cambria" w:hAnsi="Cambria" w:cs="Cambria"/>
          <w:sz w:val="20"/>
          <w:szCs w:val="20"/>
        </w:rPr>
        <w:t>cas_efwwm_ss</w:t>
      </w:r>
      <w:ins w:id="561" w:author="Daniel Ly" w:date="2025-09-29T15:48:00Z" w16du:dateUtc="2025-09-29T22:48:00Z">
        <w:r w:rsidRPr="00862150">
          <w:rPr>
            <w:rFonts w:ascii="Cambria" w:eastAsia="Cambria" w:hAnsi="Cambria" w:cs="Cambria"/>
            <w:sz w:val="20"/>
            <w:szCs w:val="20"/>
          </w:rPr>
          <w:t xml:space="preserve"> }}</w:t>
        </w:r>
      </w:ins>
      <w:del w:id="562" w:author="Daniel Ly" w:date="2025-09-29T15:48:00Z" w16du:dateUtc="2025-09-29T22:48:00Z">
        <w:r w:rsidDel="00862150">
          <w:rPr>
            <w:rFonts w:ascii="Cambria" w:eastAsia="Cambria" w:hAnsi="Cambria" w:cs="Cambria"/>
            <w:sz w:val="20"/>
            <w:szCs w:val="20"/>
          </w:rPr>
          <w:delText>100</w:delText>
        </w:r>
      </w:del>
      <w:r>
        <w:rPr>
          <w:rFonts w:ascii="Cambria" w:eastAsia="Cambria" w:hAnsi="Cambria" w:cs="Cambria"/>
          <w:sz w:val="20"/>
          <w:szCs w:val="20"/>
        </w:rPr>
        <w:t xml:space="preserve">; PR= </w:t>
      </w:r>
      <w:ins w:id="563" w:author="Daniel Ly" w:date="2025-09-29T15:48:00Z" w16du:dateUtc="2025-09-29T22:48:00Z">
        <w:r w:rsidRPr="00862150">
          <w:rPr>
            <w:rFonts w:ascii="Cambria" w:eastAsia="Cambria" w:hAnsi="Cambria" w:cs="Cambria"/>
            <w:sz w:val="20"/>
            <w:szCs w:val="20"/>
          </w:rPr>
          <w:t xml:space="preserve">{{ </w:t>
        </w:r>
      </w:ins>
      <w:r>
        <w:rPr>
          <w:rFonts w:ascii="Cambria" w:eastAsia="Cambria" w:hAnsi="Cambria" w:cs="Cambria"/>
          <w:sz w:val="20"/>
          <w:szCs w:val="20"/>
        </w:rPr>
        <w:t>cas_efwwm_percentile</w:t>
      </w:r>
      <w:ins w:id="564" w:author="Daniel Ly" w:date="2025-09-29T15:48:00Z" w16du:dateUtc="2025-09-29T22:48:00Z">
        <w:r w:rsidRPr="00862150">
          <w:rPr>
            <w:rFonts w:ascii="Cambria" w:eastAsia="Cambria" w:hAnsi="Cambria" w:cs="Cambria"/>
            <w:sz w:val="20"/>
            <w:szCs w:val="20"/>
          </w:rPr>
          <w:t xml:space="preserve"> }}</w:t>
        </w:r>
      </w:ins>
      <w:del w:id="565" w:author="Daniel Ly" w:date="2025-09-29T15:48:00Z" w16du:dateUtc="2025-09-29T22:48:00Z">
        <w:r w:rsidDel="00862150">
          <w:rPr>
            <w:rFonts w:ascii="Cambria" w:eastAsia="Cambria" w:hAnsi="Cambria" w:cs="Cambria"/>
            <w:sz w:val="20"/>
            <w:szCs w:val="20"/>
          </w:rPr>
          <w:delText>50</w:delText>
        </w:r>
      </w:del>
      <w:r>
        <w:rPr>
          <w:rFonts w:ascii="Cambria" w:eastAsia="Cambria" w:hAnsi="Cambria" w:cs="Cambria"/>
          <w:sz w:val="20"/>
          <w:szCs w:val="20"/>
        </w:rPr>
        <w:t>). These subtests required control of thinking, behavior, and attention when working with information that had to be evaluated and remembered for a short period of time.</w:t>
      </w:r>
      <w:r w:rsidRPr="00246C85">
        <w:rPr>
          <w:rFonts w:ascii="Cambria" w:eastAsia="Cambria" w:hAnsi="Cambria" w:cs="Cambria"/>
          <w:sz w:val="20"/>
          <w:szCs w:val="20"/>
        </w:rPr>
        <w:t>{% endif %}</w:t>
      </w:r>
    </w:p>
    <w:bookmarkEnd w:id="0"/>
    <w:p w14:paraId="658C4566" w14:textId="151A6D2F" w:rsidR="00A50B32" w:rsidRPr="00FA4CCF" w:rsidRDefault="00A50B32" w:rsidP="00FA4CCF"/>
    <w:sectPr w:rsidR="00A50B32" w:rsidRPr="00FA4CCF">
      <w:headerReference w:type="default" r:id="rId7"/>
      <w:pgSz w:w="12240" w:h="15840"/>
      <w:pgMar w:top="63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F3FC1" w14:textId="77777777" w:rsidR="00CD3784" w:rsidRDefault="00CD3784">
      <w:pPr>
        <w:spacing w:line="240" w:lineRule="auto"/>
      </w:pPr>
      <w:r>
        <w:separator/>
      </w:r>
    </w:p>
  </w:endnote>
  <w:endnote w:type="continuationSeparator" w:id="0">
    <w:p w14:paraId="7481BF60" w14:textId="77777777" w:rsidR="00CD3784" w:rsidRDefault="00CD37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D6B2B" w14:textId="77777777" w:rsidR="00CD3784" w:rsidRDefault="00CD3784">
      <w:pPr>
        <w:spacing w:line="240" w:lineRule="auto"/>
      </w:pPr>
      <w:r>
        <w:separator/>
      </w:r>
    </w:p>
  </w:footnote>
  <w:footnote w:type="continuationSeparator" w:id="0">
    <w:p w14:paraId="40921446" w14:textId="77777777" w:rsidR="00CD3784" w:rsidRDefault="00CD37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0435" w14:textId="77777777" w:rsidR="00025E83" w:rsidRDefault="00025E83"/>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Ly">
    <w15:presenceInfo w15:providerId="Windows Live" w15:userId="d163647b96b4e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E83"/>
    <w:rsid w:val="00002BB3"/>
    <w:rsid w:val="0002411B"/>
    <w:rsid w:val="00025E83"/>
    <w:rsid w:val="00027599"/>
    <w:rsid w:val="00040613"/>
    <w:rsid w:val="00042149"/>
    <w:rsid w:val="0004700D"/>
    <w:rsid w:val="00063FDF"/>
    <w:rsid w:val="00066CF7"/>
    <w:rsid w:val="00070585"/>
    <w:rsid w:val="00082B53"/>
    <w:rsid w:val="000B425A"/>
    <w:rsid w:val="000F7280"/>
    <w:rsid w:val="0010577D"/>
    <w:rsid w:val="00117E81"/>
    <w:rsid w:val="00123AA1"/>
    <w:rsid w:val="001275B2"/>
    <w:rsid w:val="00127BA8"/>
    <w:rsid w:val="001306F6"/>
    <w:rsid w:val="001516CA"/>
    <w:rsid w:val="0015251E"/>
    <w:rsid w:val="001730E8"/>
    <w:rsid w:val="00175743"/>
    <w:rsid w:val="00191E84"/>
    <w:rsid w:val="001C0E77"/>
    <w:rsid w:val="001E1311"/>
    <w:rsid w:val="001E5355"/>
    <w:rsid w:val="001F4CB8"/>
    <w:rsid w:val="001F5B0E"/>
    <w:rsid w:val="002237C1"/>
    <w:rsid w:val="00233187"/>
    <w:rsid w:val="00237104"/>
    <w:rsid w:val="002630D5"/>
    <w:rsid w:val="00291650"/>
    <w:rsid w:val="002C428F"/>
    <w:rsid w:val="002C54B5"/>
    <w:rsid w:val="002D7BAE"/>
    <w:rsid w:val="002D7E30"/>
    <w:rsid w:val="00300B2C"/>
    <w:rsid w:val="00323FFA"/>
    <w:rsid w:val="0034361E"/>
    <w:rsid w:val="00350347"/>
    <w:rsid w:val="003B4A0B"/>
    <w:rsid w:val="003C21B5"/>
    <w:rsid w:val="003C75B3"/>
    <w:rsid w:val="003D1CF1"/>
    <w:rsid w:val="003D41B1"/>
    <w:rsid w:val="003D560D"/>
    <w:rsid w:val="003F5A95"/>
    <w:rsid w:val="004010D1"/>
    <w:rsid w:val="00403FDA"/>
    <w:rsid w:val="00421E8C"/>
    <w:rsid w:val="00427CF4"/>
    <w:rsid w:val="0043040E"/>
    <w:rsid w:val="00432E5F"/>
    <w:rsid w:val="00435CAD"/>
    <w:rsid w:val="00443E39"/>
    <w:rsid w:val="004629C1"/>
    <w:rsid w:val="00483899"/>
    <w:rsid w:val="00485B1B"/>
    <w:rsid w:val="00490CA5"/>
    <w:rsid w:val="00494F31"/>
    <w:rsid w:val="004950BE"/>
    <w:rsid w:val="004B1F2E"/>
    <w:rsid w:val="004B37A0"/>
    <w:rsid w:val="004C734C"/>
    <w:rsid w:val="004C7614"/>
    <w:rsid w:val="004E0A4D"/>
    <w:rsid w:val="004E2281"/>
    <w:rsid w:val="004E6C14"/>
    <w:rsid w:val="004F0DBB"/>
    <w:rsid w:val="00502886"/>
    <w:rsid w:val="0052216C"/>
    <w:rsid w:val="00532798"/>
    <w:rsid w:val="00537E9C"/>
    <w:rsid w:val="00553D2A"/>
    <w:rsid w:val="0056249E"/>
    <w:rsid w:val="00564325"/>
    <w:rsid w:val="005821D9"/>
    <w:rsid w:val="005A3AD1"/>
    <w:rsid w:val="005B6460"/>
    <w:rsid w:val="005E567C"/>
    <w:rsid w:val="0060241D"/>
    <w:rsid w:val="00614FFE"/>
    <w:rsid w:val="006216EC"/>
    <w:rsid w:val="00621BD4"/>
    <w:rsid w:val="00624577"/>
    <w:rsid w:val="00626FEF"/>
    <w:rsid w:val="00641E81"/>
    <w:rsid w:val="0065220F"/>
    <w:rsid w:val="00671175"/>
    <w:rsid w:val="0069330C"/>
    <w:rsid w:val="006A6B7F"/>
    <w:rsid w:val="006B13D4"/>
    <w:rsid w:val="006E0046"/>
    <w:rsid w:val="006E7B37"/>
    <w:rsid w:val="006F0202"/>
    <w:rsid w:val="006F48D0"/>
    <w:rsid w:val="006F5445"/>
    <w:rsid w:val="00712C09"/>
    <w:rsid w:val="00741B36"/>
    <w:rsid w:val="00781DA9"/>
    <w:rsid w:val="007B2E06"/>
    <w:rsid w:val="007C1749"/>
    <w:rsid w:val="007C1EF1"/>
    <w:rsid w:val="007C529C"/>
    <w:rsid w:val="007C67B5"/>
    <w:rsid w:val="007E1B1F"/>
    <w:rsid w:val="00805BDC"/>
    <w:rsid w:val="0080795F"/>
    <w:rsid w:val="008143E5"/>
    <w:rsid w:val="00821D61"/>
    <w:rsid w:val="00824739"/>
    <w:rsid w:val="00827EDB"/>
    <w:rsid w:val="00834676"/>
    <w:rsid w:val="0084246E"/>
    <w:rsid w:val="00862150"/>
    <w:rsid w:val="0088325B"/>
    <w:rsid w:val="00991CA0"/>
    <w:rsid w:val="009A3EC6"/>
    <w:rsid w:val="009D0F7B"/>
    <w:rsid w:val="00A23EA5"/>
    <w:rsid w:val="00A23F30"/>
    <w:rsid w:val="00A25478"/>
    <w:rsid w:val="00A40640"/>
    <w:rsid w:val="00A50B32"/>
    <w:rsid w:val="00A52140"/>
    <w:rsid w:val="00A63ADA"/>
    <w:rsid w:val="00A671AB"/>
    <w:rsid w:val="00A841BF"/>
    <w:rsid w:val="00A94B18"/>
    <w:rsid w:val="00AA023A"/>
    <w:rsid w:val="00AD1A35"/>
    <w:rsid w:val="00AF70E6"/>
    <w:rsid w:val="00B0224B"/>
    <w:rsid w:val="00B148AD"/>
    <w:rsid w:val="00B14B45"/>
    <w:rsid w:val="00B301CA"/>
    <w:rsid w:val="00B45495"/>
    <w:rsid w:val="00B52605"/>
    <w:rsid w:val="00B561D1"/>
    <w:rsid w:val="00B97FED"/>
    <w:rsid w:val="00BC0326"/>
    <w:rsid w:val="00BC03BD"/>
    <w:rsid w:val="00BD6CAC"/>
    <w:rsid w:val="00BD6EC0"/>
    <w:rsid w:val="00BE1E9D"/>
    <w:rsid w:val="00BE3EC0"/>
    <w:rsid w:val="00C27850"/>
    <w:rsid w:val="00C660EA"/>
    <w:rsid w:val="00C70725"/>
    <w:rsid w:val="00C943B8"/>
    <w:rsid w:val="00C944DE"/>
    <w:rsid w:val="00CA2BC0"/>
    <w:rsid w:val="00CD3784"/>
    <w:rsid w:val="00CD4A77"/>
    <w:rsid w:val="00CE0D5A"/>
    <w:rsid w:val="00CE684A"/>
    <w:rsid w:val="00CF1BDB"/>
    <w:rsid w:val="00CF4BAB"/>
    <w:rsid w:val="00CF7A44"/>
    <w:rsid w:val="00D43D57"/>
    <w:rsid w:val="00D62DC4"/>
    <w:rsid w:val="00D85215"/>
    <w:rsid w:val="00D919E4"/>
    <w:rsid w:val="00D91E34"/>
    <w:rsid w:val="00DA4D8D"/>
    <w:rsid w:val="00DB02E6"/>
    <w:rsid w:val="00DB6079"/>
    <w:rsid w:val="00DD1F8D"/>
    <w:rsid w:val="00E4525F"/>
    <w:rsid w:val="00E47DCE"/>
    <w:rsid w:val="00E55E05"/>
    <w:rsid w:val="00E751A5"/>
    <w:rsid w:val="00E86DF6"/>
    <w:rsid w:val="00F17968"/>
    <w:rsid w:val="00F20638"/>
    <w:rsid w:val="00F22D4A"/>
    <w:rsid w:val="00F418DA"/>
    <w:rsid w:val="00F447F8"/>
    <w:rsid w:val="00F47F0D"/>
    <w:rsid w:val="00F549B1"/>
    <w:rsid w:val="00F5691D"/>
    <w:rsid w:val="00FA4CCF"/>
    <w:rsid w:val="00FC3EA8"/>
    <w:rsid w:val="00FF0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3E63"/>
  <w15:docId w15:val="{8945E35C-D1F1-4A79-9D64-8DDE2888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821D61"/>
    <w:pPr>
      <w:spacing w:line="240" w:lineRule="auto"/>
    </w:pPr>
  </w:style>
  <w:style w:type="table" w:styleId="TableGrid">
    <w:name w:val="Table Grid"/>
    <w:basedOn w:val="TableNormal"/>
    <w:uiPriority w:val="39"/>
    <w:rsid w:val="00066CF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7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49E92-3DC1-4205-8FF9-CEB15163A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TotalTime>
  <Pages>3</Pages>
  <Words>1611</Words>
  <Characters>9185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Ly</dc:creator>
  <cp:keywords/>
  <dc:description/>
  <cp:lastModifiedBy>Daniel Ly</cp:lastModifiedBy>
  <cp:revision>51</cp:revision>
  <dcterms:created xsi:type="dcterms:W3CDTF">2025-09-30T17:35:00Z</dcterms:created>
  <dcterms:modified xsi:type="dcterms:W3CDTF">2025-11-08T07:39:00Z</dcterms:modified>
</cp:coreProperties>
</file>